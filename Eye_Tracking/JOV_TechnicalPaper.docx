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6198" w:rsidRDefault="00EA34E9">
      <w:pPr>
        <w:pStyle w:val="jovTitle"/>
      </w:pPr>
      <w:r>
        <w:rPr>
          <w:rFonts w:eastAsia="MS Mincho"/>
        </w:rPr>
        <w:t xml:space="preserve">libGaze: </w:t>
      </w:r>
      <w:r w:rsidR="00E6091E">
        <w:rPr>
          <w:rFonts w:eastAsia="MS Mincho"/>
        </w:rPr>
        <w:t>an open-source</w:t>
      </w:r>
      <w:r w:rsidR="00976930">
        <w:rPr>
          <w:rFonts w:eastAsia="MS Mincho"/>
        </w:rPr>
        <w:t xml:space="preserve"> </w:t>
      </w:r>
      <w:r w:rsidR="00E6091E">
        <w:rPr>
          <w:rFonts w:eastAsia="MS Mincho"/>
        </w:rPr>
        <w:t xml:space="preserve">library </w:t>
      </w:r>
      <w:r>
        <w:rPr>
          <w:rFonts w:eastAsia="MS Mincho"/>
        </w:rPr>
        <w:t xml:space="preserve">for </w:t>
      </w:r>
      <w:r w:rsidR="002457C1">
        <w:rPr>
          <w:rFonts w:eastAsia="MS Mincho"/>
        </w:rPr>
        <w:t>estimating the</w:t>
      </w:r>
      <w:r w:rsidR="00E6091E">
        <w:rPr>
          <w:rFonts w:eastAsia="MS Mincho"/>
        </w:rPr>
        <w:t xml:space="preserve"> </w:t>
      </w:r>
      <w:r w:rsidR="00ED5FAC">
        <w:rPr>
          <w:rFonts w:eastAsia="MS Mincho"/>
        </w:rPr>
        <w:t>gaze</w:t>
      </w:r>
      <w:r w:rsidR="00D639CF">
        <w:rPr>
          <w:rFonts w:eastAsia="MS Mincho"/>
        </w:rPr>
        <w:t xml:space="preserve"> </w:t>
      </w:r>
      <w:r w:rsidR="002457C1">
        <w:rPr>
          <w:rFonts w:eastAsia="MS Mincho"/>
        </w:rPr>
        <w:t>of freely moving observers</w:t>
      </w:r>
      <w:r w:rsidR="00D639CF">
        <w:rPr>
          <w:rFonts w:eastAsia="MS Mincho"/>
        </w:rPr>
        <w:t xml:space="preserve"> in real-time</w:t>
      </w:r>
    </w:p>
    <w:tbl>
      <w:tblPr>
        <w:tblW w:w="11088" w:type="dxa"/>
        <w:tblCellSpacing w:w="36" w:type="dxa"/>
        <w:tblInd w:w="5" w:type="dxa"/>
        <w:tblLayout w:type="fixed"/>
        <w:tblCellMar>
          <w:top w:w="58" w:type="dxa"/>
          <w:left w:w="58" w:type="dxa"/>
          <w:bottom w:w="58" w:type="dxa"/>
          <w:right w:w="58" w:type="dxa"/>
        </w:tblCellMar>
        <w:tblLook w:val="0000"/>
      </w:tblPr>
      <w:tblGrid>
        <w:gridCol w:w="3948"/>
        <w:gridCol w:w="5878"/>
        <w:gridCol w:w="1262"/>
      </w:tblGrid>
      <w:tr w:rsidR="00736198">
        <w:trPr>
          <w:trHeight w:val="411"/>
          <w:tblCellSpacing w:w="36" w:type="dxa"/>
        </w:trPr>
        <w:tc>
          <w:tcPr>
            <w:tcW w:w="3840" w:type="dxa"/>
            <w:vAlign w:val="bottom"/>
          </w:tcPr>
          <w:p w:rsidR="00736198" w:rsidRDefault="0026184B" w:rsidP="0026184B">
            <w:pPr>
              <w:rPr>
                <w:rStyle w:val="jovAuthor"/>
                <w:b w:val="0"/>
              </w:rPr>
            </w:pPr>
            <w:r>
              <w:rPr>
                <w:rStyle w:val="jovAuthor"/>
              </w:rPr>
              <w:t>Sebastian</w:t>
            </w:r>
            <w:r w:rsidR="00736198">
              <w:rPr>
                <w:rStyle w:val="jovAuthor"/>
              </w:rPr>
              <w:t xml:space="preserve"> </w:t>
            </w:r>
            <w:r>
              <w:rPr>
                <w:rStyle w:val="jovAuthor"/>
              </w:rPr>
              <w:t>Herholz</w:t>
            </w:r>
          </w:p>
        </w:tc>
        <w:tc>
          <w:tcPr>
            <w:tcW w:w="5806" w:type="dxa"/>
            <w:vAlign w:val="bottom"/>
          </w:tcPr>
          <w:p w:rsidR="00736198" w:rsidRDefault="00ED5FAC" w:rsidP="00ED5FAC">
            <w:pPr>
              <w:pStyle w:val="jovHomeIcon"/>
              <w:rPr>
                <w:rStyle w:val="jovAffiliation"/>
              </w:rPr>
            </w:pPr>
            <w:r>
              <w:rPr>
                <w:rStyle w:val="jovAffiliation"/>
              </w:rPr>
              <w:t>Max Planck Institute for Biological Cybernetics</w:t>
            </w:r>
            <w:r w:rsidR="00736198">
              <w:rPr>
                <w:rStyle w:val="jovAffiliation"/>
              </w:rPr>
              <w:t xml:space="preserve">, </w:t>
            </w:r>
            <w:r>
              <w:rPr>
                <w:rStyle w:val="jovAffiliation"/>
              </w:rPr>
              <w:br/>
              <w:t>Tübingen,</w:t>
            </w:r>
            <w:r w:rsidR="00736198">
              <w:rPr>
                <w:rStyle w:val="jovAffiliation"/>
              </w:rPr>
              <w:t xml:space="preserve"> </w:t>
            </w:r>
            <w:r>
              <w:rPr>
                <w:rStyle w:val="jovAffiliation"/>
              </w:rPr>
              <w:t>Germany</w:t>
            </w:r>
          </w:p>
        </w:tc>
        <w:tc>
          <w:tcPr>
            <w:tcW w:w="1154" w:type="dxa"/>
            <w:vAlign w:val="bottom"/>
          </w:tcPr>
          <w:p w:rsidR="00736198" w:rsidRDefault="00375DCF" w:rsidP="0031259F">
            <w:pPr>
              <w:pStyle w:val="jovMailIcon"/>
            </w:pPr>
            <w:hyperlink r:id="rId10" w:history="1">
              <w:r>
                <w:pict>
                  <v:group id="_x0000_s1764" editas="canvas" style="width:22.5pt;height:17.25pt;mso-position-horizontal-relative:char;mso-position-vertical-relative:line" coordsize="450,34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63" type="#_x0000_t75" style="position:absolute;width:450;height:345" o:preferrelative="f">
                      <v:fill o:detectmouseclick="t"/>
                      <v:path o:extrusionok="t" o:connecttype="none"/>
                      <o:lock v:ext="edit" text="t"/>
                    </v:shape>
                    <v:rect id="_x0000_s1765" style="position:absolute;width:450;height:345" filled="f" strokeweight="0"/>
                    <v:shape id="_x0000_s1766" style="position:absolute;left:6;top:18;width:419;height:314" coordsize="3357,2509" path="m1673,l3357,829r-419,l2938,2509r-2518,l420,829,,829,1673,xe" strokecolor="white" strokeweight="0">
                      <v:path arrowok="t"/>
                    </v:shape>
                    <v:shape id="_x0000_s1767" style="position:absolute;top:4;width:431;height:341" coordsize="3451,2731" path="m1720,234l495,841r78,l573,2521r2306,l2879,841r73,l1720,234xm1720,r47,24l3451,853r-47,198l3091,1051r,1680l361,2731r,-1680l47,1051,,853,1673,24,1720,xe" fillcolor="#0b12ff" strokecolor="#0b12ff" strokeweight="0">
                      <v:path arrowok="t"/>
                      <o:lock v:ext="edit" verticies="t"/>
                    </v:shape>
                    <v:rect id="_x0000_s1768" style="position:absolute;left:110;top:143;width:95;height:189" strokecolor="white" strokeweight="0"/>
                    <v:shape id="_x0000_s1769" style="position:absolute;left:97;top:130;width:122;height:215" coordsize="972,1719" path="m211,210r,1299l760,1509r,-1299l211,210xm,l972,r,1719l,1719,,xe" fillcolor="#0b12ff" strokecolor="#0b12ff" strokeweight="0">
                      <v:path arrowok="t"/>
                      <o:lock v:ext="edit" verticies="t"/>
                    </v:shape>
                    <v:rect id="_x0000_s1770" style="position:absolute;left:254;top:159;width:75;height:74" strokecolor="white" strokeweight="0"/>
                    <v:shape id="_x0000_s1771" style="position:absolute;left:241;top:145;width:101;height:102" coordsize="815,808" path="m212,210r,388l604,598r,-388l212,210xm,l815,r,808l,808,,xe" fillcolor="#0b12ff" strokecolor="#0b12ff" strokeweight="0">
                      <v:path arrowok="t"/>
                      <o:lock v:ext="edit" verticies="t"/>
                    </v:shape>
                    <w10:wrap type="none"/>
                    <w10:anchorlock/>
                  </v:group>
                </w:pict>
              </w:r>
            </w:hyperlink>
            <w:r w:rsidR="00736198">
              <w:t xml:space="preserve"> </w:t>
            </w:r>
            <w:r w:rsidR="004F74B6">
              <w:rPr>
                <w:noProof/>
              </w:rPr>
              <w:drawing>
                <wp:inline distT="0" distB="0" distL="0" distR="0">
                  <wp:extent cx="285750" cy="171450"/>
                  <wp:effectExtent l="19050" t="0" r="0" b="0"/>
                  <wp:docPr id="2" name="Picture 2" descr="mail_icon_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l_icon_2"/>
                          <pic:cNvPicPr>
                            <a:picLocks noChangeAspect="1" noChangeArrowheads="1"/>
                          </pic:cNvPicPr>
                        </pic:nvPicPr>
                        <pic:blipFill>
                          <a:blip r:embed="rId1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sidR="00736198">
              <w:t xml:space="preserve"> </w:t>
            </w:r>
          </w:p>
        </w:tc>
      </w:tr>
      <w:tr w:rsidR="00736198">
        <w:trPr>
          <w:trHeight w:val="411"/>
          <w:tblCellSpacing w:w="36" w:type="dxa"/>
        </w:trPr>
        <w:tc>
          <w:tcPr>
            <w:tcW w:w="3840" w:type="dxa"/>
            <w:vAlign w:val="bottom"/>
          </w:tcPr>
          <w:p w:rsidR="00774828" w:rsidRDefault="00ED5FAC" w:rsidP="00ED5FAC">
            <w:pPr>
              <w:rPr>
                <w:rStyle w:val="jovAuthor"/>
              </w:rPr>
            </w:pPr>
            <w:r>
              <w:rPr>
                <w:rStyle w:val="jovAuthor"/>
              </w:rPr>
              <w:t>Lewis</w:t>
            </w:r>
            <w:r w:rsidR="00736198">
              <w:rPr>
                <w:rStyle w:val="jovAuthor"/>
              </w:rPr>
              <w:t xml:space="preserve"> </w:t>
            </w:r>
            <w:r>
              <w:rPr>
                <w:rStyle w:val="jovAuthor"/>
              </w:rPr>
              <w:t>L</w:t>
            </w:r>
            <w:r w:rsidR="00736198">
              <w:rPr>
                <w:rStyle w:val="jovAuthor"/>
              </w:rPr>
              <w:t xml:space="preserve">. </w:t>
            </w:r>
            <w:r>
              <w:rPr>
                <w:rStyle w:val="jovAuthor"/>
              </w:rPr>
              <w:t>Chuang</w:t>
            </w:r>
          </w:p>
        </w:tc>
        <w:tc>
          <w:tcPr>
            <w:tcW w:w="5806" w:type="dxa"/>
            <w:vAlign w:val="bottom"/>
          </w:tcPr>
          <w:p w:rsidR="00736198" w:rsidRDefault="00B60DC6">
            <w:pPr>
              <w:pStyle w:val="jovHomeIcon"/>
              <w:rPr>
                <w:rStyle w:val="jovAffiliation"/>
              </w:rPr>
            </w:pPr>
            <w:r>
              <w:rPr>
                <w:rStyle w:val="jovAffiliation"/>
              </w:rPr>
              <w:t xml:space="preserve">Max Planck Institute for Biological Cybernetics, </w:t>
            </w:r>
            <w:r>
              <w:rPr>
                <w:rStyle w:val="jovAffiliation"/>
              </w:rPr>
              <w:br/>
              <w:t>Tübingen, Germany</w:t>
            </w:r>
          </w:p>
        </w:tc>
        <w:tc>
          <w:tcPr>
            <w:tcW w:w="1154" w:type="dxa"/>
            <w:vAlign w:val="bottom"/>
          </w:tcPr>
          <w:p w:rsidR="00736198" w:rsidRDefault="00736198">
            <w:pPr>
              <w:pStyle w:val="jovMailIcon"/>
            </w:pPr>
          </w:p>
        </w:tc>
      </w:tr>
      <w:tr w:rsidR="00E32AA1">
        <w:trPr>
          <w:trHeight w:val="411"/>
          <w:tblCellSpacing w:w="36" w:type="dxa"/>
        </w:trPr>
        <w:tc>
          <w:tcPr>
            <w:tcW w:w="3840" w:type="dxa"/>
            <w:vAlign w:val="bottom"/>
          </w:tcPr>
          <w:p w:rsidR="00E32AA1" w:rsidRDefault="00E32AA1" w:rsidP="00ED5FAC">
            <w:pPr>
              <w:rPr>
                <w:rStyle w:val="jovAuthor"/>
              </w:rPr>
            </w:pPr>
            <w:r>
              <w:rPr>
                <w:rStyle w:val="jovAuthor"/>
              </w:rPr>
              <w:t xml:space="preserve">Thomas </w:t>
            </w:r>
            <w:r w:rsidR="00E671FB">
              <w:rPr>
                <w:rStyle w:val="jovAuthor"/>
              </w:rPr>
              <w:t xml:space="preserve">G. </w:t>
            </w:r>
            <w:r>
              <w:rPr>
                <w:rStyle w:val="jovAuthor"/>
              </w:rPr>
              <w:t>Tanner</w:t>
            </w:r>
          </w:p>
        </w:tc>
        <w:tc>
          <w:tcPr>
            <w:tcW w:w="5806" w:type="dxa"/>
            <w:vAlign w:val="bottom"/>
          </w:tcPr>
          <w:p w:rsidR="00E32AA1" w:rsidRDefault="00B60DC6">
            <w:pPr>
              <w:pStyle w:val="jovHomeIcon"/>
              <w:rPr>
                <w:rStyle w:val="jovAffiliation"/>
              </w:rPr>
            </w:pPr>
            <w:r>
              <w:rPr>
                <w:rStyle w:val="jovAffiliation"/>
              </w:rPr>
              <w:t xml:space="preserve">Max Planck Institute for Biological Cybernetics, </w:t>
            </w:r>
            <w:r>
              <w:rPr>
                <w:rStyle w:val="jovAffiliation"/>
              </w:rPr>
              <w:br/>
              <w:t>Tübingen, Germany</w:t>
            </w:r>
          </w:p>
        </w:tc>
        <w:tc>
          <w:tcPr>
            <w:tcW w:w="1154" w:type="dxa"/>
            <w:vAlign w:val="bottom"/>
          </w:tcPr>
          <w:p w:rsidR="00E32AA1" w:rsidRDefault="00E32AA1">
            <w:pPr>
              <w:pStyle w:val="jovMailIcon"/>
            </w:pPr>
          </w:p>
        </w:tc>
      </w:tr>
      <w:tr w:rsidR="00ED5FAC">
        <w:trPr>
          <w:trHeight w:val="411"/>
          <w:tblCellSpacing w:w="36" w:type="dxa"/>
        </w:trPr>
        <w:tc>
          <w:tcPr>
            <w:tcW w:w="3840" w:type="dxa"/>
            <w:vAlign w:val="bottom"/>
          </w:tcPr>
          <w:p w:rsidR="00ED5FAC" w:rsidRDefault="00ED5FAC" w:rsidP="00ED5FAC">
            <w:pPr>
              <w:rPr>
                <w:rStyle w:val="jovAuthor"/>
              </w:rPr>
            </w:pPr>
            <w:r>
              <w:rPr>
                <w:rStyle w:val="jovAuthor"/>
              </w:rPr>
              <w:t>Roland W. Fleming</w:t>
            </w:r>
          </w:p>
        </w:tc>
        <w:tc>
          <w:tcPr>
            <w:tcW w:w="5806" w:type="dxa"/>
            <w:vAlign w:val="bottom"/>
          </w:tcPr>
          <w:p w:rsidR="00ED5FAC" w:rsidRDefault="00B60DC6">
            <w:pPr>
              <w:pStyle w:val="jovHomeIcon"/>
              <w:rPr>
                <w:rStyle w:val="jovAffiliation"/>
              </w:rPr>
            </w:pPr>
            <w:r>
              <w:rPr>
                <w:rStyle w:val="jovAffiliation"/>
              </w:rPr>
              <w:t xml:space="preserve">Max Planck Institute for Biological Cybernetics, </w:t>
            </w:r>
            <w:r>
              <w:rPr>
                <w:rStyle w:val="jovAffiliation"/>
              </w:rPr>
              <w:br/>
              <w:t>Tübingen, Germany</w:t>
            </w:r>
          </w:p>
        </w:tc>
        <w:tc>
          <w:tcPr>
            <w:tcW w:w="1154" w:type="dxa"/>
            <w:vAlign w:val="bottom"/>
          </w:tcPr>
          <w:p w:rsidR="00ED5FAC" w:rsidRDefault="00ED5FAC">
            <w:pPr>
              <w:pStyle w:val="jovMailIcon"/>
            </w:pPr>
          </w:p>
        </w:tc>
      </w:tr>
    </w:tbl>
    <w:p w:rsidR="00736198" w:rsidRDefault="002457C1">
      <w:pPr>
        <w:pStyle w:val="jovAbstract"/>
        <w:rPr>
          <w:rFonts w:eastAsia="MS Mincho"/>
        </w:rPr>
      </w:pPr>
      <w:r>
        <w:t>Most eye-tracking systems require the users’ head to remain statio</w:t>
      </w:r>
      <w:r w:rsidR="000E5F7E">
        <w:t>nary during tracking.  This</w:t>
      </w:r>
      <w:r>
        <w:t xml:space="preserve"> restricts the tasks that can be performed by the subject, and can lead to unnatural gaze movements, especially when the field of view is large.  Here w</w:t>
      </w:r>
      <w:r w:rsidR="00B60DC6">
        <w:t xml:space="preserve">e present a practical end-to-end system </w:t>
      </w:r>
      <w:r w:rsidR="005B5570">
        <w:t xml:space="preserve">for </w:t>
      </w:r>
      <w:r w:rsidR="00734BDD">
        <w:t>tracking</w:t>
      </w:r>
      <w:r w:rsidR="005B5570">
        <w:t xml:space="preserve"> </w:t>
      </w:r>
      <w:r w:rsidR="00B60DC6">
        <w:t xml:space="preserve">the gaze of an observer </w:t>
      </w:r>
      <w:r w:rsidR="005B5570">
        <w:t>in real-time</w:t>
      </w:r>
      <w:r w:rsidR="00B60DC6">
        <w:t xml:space="preserve"> as they move around </w:t>
      </w:r>
      <w:r>
        <w:t xml:space="preserve">freely </w:t>
      </w:r>
      <w:r w:rsidR="00B60DC6">
        <w:t xml:space="preserve">and interact with </w:t>
      </w:r>
      <w:r w:rsidR="0020043A">
        <w:t xml:space="preserve">objects or </w:t>
      </w:r>
      <w:r w:rsidR="00B60DC6">
        <w:t>a large display screen</w:t>
      </w:r>
      <w:r w:rsidR="005B5570">
        <w:t>.</w:t>
      </w:r>
      <w:r>
        <w:t xml:space="preserve"> The </w:t>
      </w:r>
      <w:r w:rsidR="00B60DC6">
        <w:t xml:space="preserve">core of the system is a software library, LibGaze, which </w:t>
      </w:r>
      <w:r>
        <w:t>combines data from off-the-shelf eye- and body-tracking hardware to estimate the users’ gaze in 3D space in real-time.</w:t>
      </w:r>
      <w:r w:rsidR="00FA1F87" w:rsidRPr="00FA1F87">
        <w:t xml:space="preserve"> </w:t>
      </w:r>
      <w:r w:rsidR="0020043A">
        <w:t>Due to its modular design</w:t>
      </w:r>
      <w:r w:rsidR="00881D99">
        <w:t>, key components of the system (e.g., eye-tracking hardware or</w:t>
      </w:r>
      <w:r w:rsidR="0020043A">
        <w:t xml:space="preserve"> calibration algorithm</w:t>
      </w:r>
      <w:r w:rsidR="00881D99">
        <w:t>) can be easily substituted</w:t>
      </w:r>
      <w:r w:rsidR="006C0E81">
        <w:t>, making the system hardware independent</w:t>
      </w:r>
      <w:r w:rsidR="00881D99">
        <w:t xml:space="preserve">.  </w:t>
      </w:r>
      <w:r w:rsidR="006C0E81">
        <w:t xml:space="preserve">In a series of experiments we evaluate </w:t>
      </w:r>
      <w:r w:rsidR="00FA1F87">
        <w:t xml:space="preserve">the accuracy and stability of the </w:t>
      </w:r>
      <w:r w:rsidR="0020043A">
        <w:t>system</w:t>
      </w:r>
      <w:r w:rsidR="006C0E81">
        <w:t xml:space="preserve">, and </w:t>
      </w:r>
      <w:r w:rsidR="006C0E81" w:rsidRPr="00DE5180">
        <w:rPr>
          <w:highlight w:val="yellow"/>
        </w:rPr>
        <w:t>describe some common sources of error</w:t>
      </w:r>
      <w:r w:rsidR="00A26BD3" w:rsidRPr="00DE5180">
        <w:rPr>
          <w:highlight w:val="yellow"/>
        </w:rPr>
        <w:t xml:space="preserve">, </w:t>
      </w:r>
      <w:r w:rsidR="006C06C1" w:rsidRPr="00DE5180">
        <w:rPr>
          <w:highlight w:val="yellow"/>
        </w:rPr>
        <w:t>along with</w:t>
      </w:r>
      <w:r w:rsidR="00A26BD3" w:rsidRPr="00DE5180">
        <w:rPr>
          <w:highlight w:val="yellow"/>
        </w:rPr>
        <w:t xml:space="preserve"> practical guidelines for ensuring good tracking</w:t>
      </w:r>
      <w:r w:rsidR="006C0E81">
        <w:t xml:space="preserve">.  We also provide a detailed description of how to incorporate LibGaze into experiments, including example code.  </w:t>
      </w:r>
      <w:r w:rsidR="00A26BD3">
        <w:t>Although</w:t>
      </w:r>
      <w:r w:rsidR="006C0E81">
        <w:t xml:space="preserve"> p</w:t>
      </w:r>
      <w:r w:rsidR="00FA1F87">
        <w:t xml:space="preserve">revious work </w:t>
      </w:r>
      <w:r w:rsidR="006C0E81">
        <w:t xml:space="preserve">has </w:t>
      </w:r>
      <w:r w:rsidR="00FA1F87">
        <w:t>described calibrati</w:t>
      </w:r>
      <w:r w:rsidR="006C0E81">
        <w:t>on algorithms for estimating gaze this way, h</w:t>
      </w:r>
      <w:r w:rsidR="00FA1F87">
        <w:t xml:space="preserve">ere the emphasis is on a flexible, readily available implementation that can be easily adopted by researchers.   </w:t>
      </w:r>
      <w:r>
        <w:t xml:space="preserve">  </w:t>
      </w:r>
    </w:p>
    <w:p w:rsidR="00736198" w:rsidRDefault="00736198">
      <w:pPr>
        <w:pStyle w:val="jovKeywords"/>
      </w:pPr>
      <w:r>
        <w:t xml:space="preserve">Keywords: </w:t>
      </w:r>
      <w:r w:rsidR="00ED5FAC">
        <w:t>eye movement</w:t>
      </w:r>
      <w:r>
        <w:t xml:space="preserve">, </w:t>
      </w:r>
      <w:r w:rsidR="00ED5FAC">
        <w:t>calibration</w:t>
      </w:r>
      <w:r>
        <w:t xml:space="preserve">, </w:t>
      </w:r>
      <w:r w:rsidR="00C75913">
        <w:t>real-time gaze, mobile gaze</w:t>
      </w:r>
      <w:r w:rsidR="002457C1">
        <w:t xml:space="preserve"> </w:t>
      </w:r>
      <w:r w:rsidR="00C75913">
        <w:t>tracking, algorithm</w:t>
      </w:r>
    </w:p>
    <w:p w:rsidR="00736198" w:rsidRDefault="00736198">
      <w:pPr>
        <w:pStyle w:val="jovKeywords"/>
        <w:sectPr w:rsidR="00736198">
          <w:headerReference w:type="default" r:id="rId13"/>
          <w:footerReference w:type="default" r:id="rId14"/>
          <w:type w:val="continuous"/>
          <w:pgSz w:w="12240" w:h="15840"/>
          <w:pgMar w:top="1152" w:right="720" w:bottom="1008" w:left="720" w:header="720" w:footer="720" w:gutter="0"/>
          <w:pgNumType w:start="1"/>
          <w:cols w:space="720" w:equalWidth="0">
            <w:col w:w="10800"/>
          </w:cols>
        </w:sectPr>
      </w:pPr>
    </w:p>
    <w:p w:rsidR="00736198" w:rsidRDefault="00736198">
      <w:pPr>
        <w:pStyle w:val="jovHeading1"/>
        <w:spacing w:before="0"/>
      </w:pPr>
      <w:r>
        <w:lastRenderedPageBreak/>
        <w:t>Introduction</w:t>
      </w:r>
    </w:p>
    <w:p w:rsidR="00C15B23" w:rsidRDefault="003F13C4" w:rsidP="0024271C">
      <w:pPr>
        <w:pStyle w:val="jovBodyText"/>
      </w:pPr>
      <w:r>
        <w:t>Under</w:t>
      </w:r>
      <w:r w:rsidR="00C72AE2">
        <w:t xml:space="preserve"> natural </w:t>
      </w:r>
      <w:r>
        <w:t xml:space="preserve">viewing conditions, humans typically </w:t>
      </w:r>
      <w:r w:rsidR="00A440BB">
        <w:t>d</w:t>
      </w:r>
      <w:r w:rsidR="00A440BB">
        <w:t>i</w:t>
      </w:r>
      <w:r w:rsidR="00A440BB">
        <w:t xml:space="preserve">rect their </w:t>
      </w:r>
      <w:r w:rsidR="00D13E5C">
        <w:t>gaze</w:t>
      </w:r>
      <w:r w:rsidR="00A440BB">
        <w:t xml:space="preserve"> at points in the surroundings using a comb</w:t>
      </w:r>
      <w:r w:rsidR="00A440BB">
        <w:t>i</w:t>
      </w:r>
      <w:r w:rsidR="00A440BB">
        <w:t xml:space="preserve">nation of </w:t>
      </w:r>
      <w:r>
        <w:t>eye</w:t>
      </w:r>
      <w:r w:rsidR="000D7557">
        <w:t xml:space="preserve">, head and </w:t>
      </w:r>
      <w:r w:rsidR="0024271C">
        <w:t>body movements</w:t>
      </w:r>
      <w:r w:rsidR="00322A5A">
        <w:t xml:space="preserve"> [</w:t>
      </w:r>
      <w:r w:rsidR="00A57564">
        <w:t>Hayhoe &amp; Land, 2005</w:t>
      </w:r>
      <w:r w:rsidR="00322A5A">
        <w:t>]</w:t>
      </w:r>
      <w:r>
        <w:t>.</w:t>
      </w:r>
      <w:r w:rsidR="000B05D0">
        <w:t xml:space="preserve">  </w:t>
      </w:r>
      <w:r w:rsidR="00322A5A">
        <w:t>By contrast</w:t>
      </w:r>
      <w:r w:rsidR="000B05D0">
        <w:t xml:space="preserve">, </w:t>
      </w:r>
      <w:r w:rsidR="00322A5A">
        <w:t xml:space="preserve">when tracking gaze </w:t>
      </w:r>
      <w:r w:rsidR="000B05D0">
        <w:t xml:space="preserve">in the laboratory, </w:t>
      </w:r>
      <w:r w:rsidR="00322A5A">
        <w:t xml:space="preserve">it is common </w:t>
      </w:r>
      <w:r w:rsidR="000B05D0">
        <w:t xml:space="preserve">to restrict </w:t>
      </w:r>
      <w:r w:rsidR="0024271C">
        <w:t>head and body movements</w:t>
      </w:r>
      <w:r w:rsidR="006C06C1">
        <w:t xml:space="preserve"> using</w:t>
      </w:r>
      <w:r w:rsidR="00734BDD">
        <w:t xml:space="preserve"> a bite-bar or chin-rest</w:t>
      </w:r>
      <w:r w:rsidR="00E95574">
        <w:t xml:space="preserve">. </w:t>
      </w:r>
      <w:r w:rsidR="00E579FA">
        <w:t xml:space="preserve"> </w:t>
      </w:r>
      <w:r w:rsidR="00AF5140">
        <w:t>While r</w:t>
      </w:r>
      <w:r w:rsidR="00322A5A">
        <w:t xml:space="preserve">estraining the head </w:t>
      </w:r>
      <w:r w:rsidR="007F408E">
        <w:t>can i</w:t>
      </w:r>
      <w:r w:rsidR="007F408E">
        <w:t>n</w:t>
      </w:r>
      <w:r w:rsidR="007F408E">
        <w:t xml:space="preserve">crease </w:t>
      </w:r>
      <w:r w:rsidR="00322A5A">
        <w:t xml:space="preserve">the accuracy </w:t>
      </w:r>
      <w:r w:rsidR="007F408E">
        <w:t xml:space="preserve">and stability </w:t>
      </w:r>
      <w:r w:rsidR="00322A5A">
        <w:t xml:space="preserve">of eye tracking, it </w:t>
      </w:r>
      <w:r w:rsidR="001F4746">
        <w:t>limits</w:t>
      </w:r>
      <w:r w:rsidR="00322A5A">
        <w:t xml:space="preserve"> the tasks that the subject can perform, and</w:t>
      </w:r>
      <w:r w:rsidR="00734BDD">
        <w:t xml:space="preserve"> reduces the range of possible gaze movements from </w:t>
      </w:r>
      <w:r w:rsidR="00322A5A">
        <w:t xml:space="preserve">about </w:t>
      </w:r>
      <w:r w:rsidR="00734BDD">
        <w:t>260° to 110° (</w:t>
      </w:r>
      <w:r w:rsidR="00D93D0A">
        <w:t>Guitton</w:t>
      </w:r>
      <w:r w:rsidR="003B154A">
        <w:t xml:space="preserve"> &amp; Volle</w:t>
      </w:r>
      <w:r w:rsidR="00D93D0A">
        <w:t xml:space="preserve">, 1987; </w:t>
      </w:r>
      <w:r w:rsidR="00734BDD">
        <w:t>Chen, Solinger, Poncet &amp; Lantz, 1999)</w:t>
      </w:r>
      <w:r w:rsidR="007C2C7E">
        <w:t>.</w:t>
      </w:r>
      <w:r w:rsidR="00CC27B5">
        <w:t xml:space="preserve"> </w:t>
      </w:r>
      <w:r w:rsidR="001F4746">
        <w:t xml:space="preserve"> </w:t>
      </w:r>
      <w:r w:rsidR="00842CC3">
        <w:t>Furthermore, the movement kinematics of unrestrained gaze differs from the main sequence that is consistently re</w:t>
      </w:r>
      <w:r w:rsidR="00842CC3">
        <w:t>p</w:t>
      </w:r>
      <w:r w:rsidR="00842CC3">
        <w:t>licable in restrained eyetracking (Freedman, 2000). Ther</w:t>
      </w:r>
      <w:r w:rsidR="00842CC3">
        <w:t>e</w:t>
      </w:r>
      <w:r w:rsidR="00842CC3">
        <w:t xml:space="preserve">fore, </w:t>
      </w:r>
      <w:r w:rsidR="004109F1">
        <w:t xml:space="preserve">Of equal concern, is the possibility that </w:t>
      </w:r>
      <w:r w:rsidR="00842CC3">
        <w:t>restrained eyetracking could introduce behavioral artefacts in gaz</w:t>
      </w:r>
      <w:r w:rsidR="00842CC3">
        <w:t>e</w:t>
      </w:r>
      <w:r w:rsidR="00842CC3">
        <w:t>tracking experiments;</w:t>
      </w:r>
      <w:r w:rsidR="007C2C7E">
        <w:t xml:space="preserve"> </w:t>
      </w:r>
      <w:r w:rsidR="001F4746">
        <w:t>for example</w:t>
      </w:r>
      <w:r w:rsidR="00842CC3">
        <w:t>,</w:t>
      </w:r>
      <w:r w:rsidR="001F4746">
        <w:t xml:space="preserve"> contributing to</w:t>
      </w:r>
      <w:r w:rsidR="007C2C7E">
        <w:t xml:space="preserve"> </w:t>
      </w:r>
      <w:r w:rsidR="00565A10">
        <w:t>the ce</w:t>
      </w:r>
      <w:r w:rsidR="00565A10">
        <w:t>n</w:t>
      </w:r>
      <w:r w:rsidR="00565A10">
        <w:t xml:space="preserve">tral bias </w:t>
      </w:r>
      <w:r w:rsidR="00CC27B5">
        <w:t xml:space="preserve">that is </w:t>
      </w:r>
      <w:r w:rsidR="00C15B23">
        <w:t xml:space="preserve">often </w:t>
      </w:r>
      <w:r w:rsidR="00CC27B5">
        <w:t xml:space="preserve">noted </w:t>
      </w:r>
      <w:r w:rsidR="00565A10">
        <w:t>in eye-movement studies (Ta</w:t>
      </w:r>
      <w:r w:rsidR="00565A10">
        <w:t>t</w:t>
      </w:r>
      <w:r w:rsidR="00565A10">
        <w:t>ler, 2007).</w:t>
      </w:r>
      <w:r w:rsidR="00AF5140">
        <w:t xml:space="preserve"> </w:t>
      </w:r>
      <w:r w:rsidR="00B15F94">
        <w:t xml:space="preserve">Given these constraints, </w:t>
      </w:r>
      <w:r w:rsidR="00033ECC">
        <w:t xml:space="preserve">we argue that </w:t>
      </w:r>
      <w:r w:rsidR="00AF5140">
        <w:t>there are many ci</w:t>
      </w:r>
      <w:r w:rsidR="00AF5140">
        <w:t>r</w:t>
      </w:r>
      <w:r w:rsidR="00AF5140">
        <w:t xml:space="preserve">cumstances in which it would be </w:t>
      </w:r>
      <w:r w:rsidR="007F408E">
        <w:t xml:space="preserve">desirable </w:t>
      </w:r>
      <w:r w:rsidR="00AF5140">
        <w:t>to allow the subject</w:t>
      </w:r>
      <w:r w:rsidR="00B15F94">
        <w:t xml:space="preserve"> to move freely</w:t>
      </w:r>
      <w:r w:rsidR="00F60C49">
        <w:t xml:space="preserve"> while trac</w:t>
      </w:r>
      <w:r w:rsidR="00F60C49">
        <w:t>k</w:t>
      </w:r>
      <w:r w:rsidR="00F60C49">
        <w:t>ing their gaze.</w:t>
      </w:r>
    </w:p>
    <w:p w:rsidR="005D77F4" w:rsidRDefault="007F408E" w:rsidP="007371E7">
      <w:pPr>
        <w:pStyle w:val="jovBodyText"/>
      </w:pPr>
      <w:r>
        <w:t>Several</w:t>
      </w:r>
      <w:r w:rsidR="009521C2">
        <w:t xml:space="preserve"> approaches </w:t>
      </w:r>
      <w:r>
        <w:t>exist for un</w:t>
      </w:r>
      <w:r w:rsidR="00E3509D">
        <w:t>re</w:t>
      </w:r>
      <w:r>
        <w:t xml:space="preserve">strained </w:t>
      </w:r>
      <w:r w:rsidR="009521C2">
        <w:t>gaze tracking.</w:t>
      </w:r>
      <w:r>
        <w:t xml:space="preserve"> [</w:t>
      </w:r>
      <w:r w:rsidRPr="007F408E">
        <w:rPr>
          <w:highlight w:val="yellow"/>
        </w:rPr>
        <w:t>We need to say something about the commercial systems mentioned in the Johnson et al paper!</w:t>
      </w:r>
      <w:r>
        <w:t>]</w:t>
      </w:r>
      <w:r w:rsidR="009521C2">
        <w:t xml:space="preserve">  </w:t>
      </w:r>
      <w:r w:rsidR="00CC27B5">
        <w:t xml:space="preserve">While </w:t>
      </w:r>
      <w:r w:rsidR="00982E74">
        <w:t xml:space="preserve">the </w:t>
      </w:r>
      <w:r w:rsidR="00CC27B5">
        <w:t>calibr</w:t>
      </w:r>
      <w:r w:rsidR="00CC27B5">
        <w:t>a</w:t>
      </w:r>
      <w:r w:rsidR="00CC27B5">
        <w:lastRenderedPageBreak/>
        <w:t xml:space="preserve">tion algorithms </w:t>
      </w:r>
      <w:r w:rsidR="00982E74">
        <w:t>for computing this</w:t>
      </w:r>
      <w:r w:rsidR="00CC27B5">
        <w:t xml:space="preserve"> 3D gaze vector </w:t>
      </w:r>
      <w:r w:rsidR="00982E74">
        <w:t xml:space="preserve">have been developed (Ronnse, White &amp; Lefevre, 2007; Johnson, Liu, Thomas &amp; Spencer, 2007), </w:t>
      </w:r>
      <w:r w:rsidR="00C15B23">
        <w:t>fully implementable sy</w:t>
      </w:r>
      <w:r w:rsidR="00C15B23">
        <w:t>s</w:t>
      </w:r>
      <w:r w:rsidR="00C15B23">
        <w:t>tems are not readily available. St</w:t>
      </w:r>
      <w:r w:rsidR="00C15B23">
        <w:t>u</w:t>
      </w:r>
      <w:r w:rsidR="00C15B23">
        <w:t>dies of unrestricted gaze behavior often utilize setups and systems that are highly specific to their experimental design</w:t>
      </w:r>
      <w:r w:rsidR="0066795F">
        <w:t>, such as</w:t>
      </w:r>
      <w:r w:rsidR="00C15B23">
        <w:t xml:space="preserve"> </w:t>
      </w:r>
      <w:r w:rsidR="0066795F">
        <w:t>a {desribe sy</w:t>
      </w:r>
      <w:r w:rsidR="0066795F">
        <w:t>s</w:t>
      </w:r>
      <w:r w:rsidR="0066795F">
        <w:t>tem}</w:t>
      </w:r>
      <w:r w:rsidR="00C15B23">
        <w:t xml:space="preserve"> (Epelboim, 1997). Alternatively, they might be unsui</w:t>
      </w:r>
      <w:r w:rsidR="00C15B23">
        <w:t>t</w:t>
      </w:r>
      <w:r w:rsidR="00C15B23">
        <w:t>able for prolonged testing</w:t>
      </w:r>
      <w:r w:rsidR="0066795F">
        <w:t>, such as the</w:t>
      </w:r>
      <w:r w:rsidR="00C15B23">
        <w:t xml:space="preserve"> scleral search coil method</w:t>
      </w:r>
      <w:r w:rsidR="0066795F">
        <w:t xml:space="preserve"> (</w:t>
      </w:r>
      <w:r w:rsidR="007811B1">
        <w:t>Freedman, 2000, 2008; Zangemeis</w:t>
      </w:r>
      <w:r w:rsidR="007811B1">
        <w:t>t</w:t>
      </w:r>
      <w:r w:rsidR="007811B1">
        <w:t>er &amp; Stark, 1981</w:t>
      </w:r>
      <w:r w:rsidR="00C15B23">
        <w:t>) or involve arduous handcoding by video-analysis (Land, 1999, 2004). More recent advances in unr</w:t>
      </w:r>
      <w:r w:rsidR="00C15B23">
        <w:t>e</w:t>
      </w:r>
      <w:r w:rsidR="00C15B23">
        <w:t xml:space="preserve">stricted gazetracking technology have </w:t>
      </w:r>
      <w:r w:rsidR="00270E95">
        <w:t xml:space="preserve">simply </w:t>
      </w:r>
      <w:r w:rsidR="00C15B23">
        <w:t>done away with co</w:t>
      </w:r>
      <w:r w:rsidR="00C15B23">
        <w:t>m</w:t>
      </w:r>
      <w:r w:rsidR="00C15B23">
        <w:t>puting the gaze vector and simply records a video from the user’s point of view (Schumann et. all., 2008).</w:t>
      </w:r>
      <w:r w:rsidR="00270E95">
        <w:t xml:space="preserve"> This is not ideal for studying how humans coordinate eye and head mov</w:t>
      </w:r>
      <w:r w:rsidR="00270E95">
        <w:t>e</w:t>
      </w:r>
      <w:r w:rsidR="00270E95">
        <w:t>ments in gaze control</w:t>
      </w:r>
      <w:r>
        <w:t xml:space="preserve"> [</w:t>
      </w:r>
      <w:r w:rsidRPr="007F408E">
        <w:rPr>
          <w:highlight w:val="yellow"/>
        </w:rPr>
        <w:t>EXPLAIN WHY</w:t>
      </w:r>
      <w:r>
        <w:t>]</w:t>
      </w:r>
      <w:r w:rsidR="00270E95">
        <w:t>.</w:t>
      </w:r>
    </w:p>
    <w:p w:rsidR="007371E7" w:rsidRDefault="005D77F4" w:rsidP="007371E7">
      <w:pPr>
        <w:pStyle w:val="jovBodyText"/>
      </w:pPr>
      <w:r>
        <w:t xml:space="preserve">Remote systems that combine markerless head-tracking and eyetracking remove the need for headgear and provides data for both head and eyemovements. However, state of the art systems continue to have high latencies of up to 50 msec and a limited coverage (i.e, 50° of head rotation, at distances not more than 1.4m from the cameras). This renders such systems useless for realtime gaze-contingent displays and interfaces, wherein even small latencies can </w:t>
      </w:r>
      <w:r>
        <w:lastRenderedPageBreak/>
        <w:t>result in sluggish performance or the employment of unn</w:t>
      </w:r>
      <w:r>
        <w:t>a</w:t>
      </w:r>
      <w:r>
        <w:t>tural cognitive strategies (Gray &amp; Boehm-Davis, 2000).</w:t>
      </w:r>
    </w:p>
    <w:p w:rsidR="00F57C06" w:rsidRDefault="007371E7" w:rsidP="005E7612">
      <w:pPr>
        <w:pStyle w:val="jovBodyText"/>
        <w:rPr>
          <w:rFonts w:eastAsia="Times"/>
        </w:rPr>
      </w:pPr>
      <w:r>
        <w:t xml:space="preserve">In this paper, we present a </w:t>
      </w:r>
      <w:r w:rsidR="001563A3">
        <w:t xml:space="preserve">practical, </w:t>
      </w:r>
      <w:r>
        <w:t xml:space="preserve">end-to-end system </w:t>
      </w:r>
      <w:r w:rsidR="001563A3">
        <w:t>for tracking</w:t>
      </w:r>
      <w:r>
        <w:t xml:space="preserve"> eye and head </w:t>
      </w:r>
      <w:ins w:id="0" w:author="Lewis L Chuang" w:date="2009-02-19T11:44:00Z">
        <w:r w:rsidR="001563A3">
          <w:t xml:space="preserve">and body </w:t>
        </w:r>
      </w:ins>
      <w:r>
        <w:t>movements</w:t>
      </w:r>
      <w:del w:id="1" w:author="Lewis L Chuang" w:date="2009-02-19T11:44:00Z">
        <w:r>
          <w:delText>, to compute gaze in realtime. Such a system has many potential applic</w:delText>
        </w:r>
        <w:r>
          <w:delText>a</w:delText>
        </w:r>
        <w:r>
          <w:delText xml:space="preserve">tions. </w:delText>
        </w:r>
        <w:r w:rsidRPr="00B11033">
          <w:rPr>
            <w:rFonts w:eastAsia="Times"/>
          </w:rPr>
          <w:delText>In behavioural experiments for ps</w:delText>
        </w:r>
        <w:r w:rsidRPr="00B11033">
          <w:rPr>
            <w:rFonts w:eastAsia="Times"/>
          </w:rPr>
          <w:delText>y</w:delText>
        </w:r>
        <w:r w:rsidRPr="00B11033">
          <w:rPr>
            <w:rFonts w:eastAsia="Times"/>
          </w:rPr>
          <w:delText>chology, neuroscience or medical research, the system can be used to study natural viewing behaviours during complex tasks that typically involve coordinated eye- head- and body-movements. Data can be used to understand the planning and execution of gaze actions, to diagnose disorders, or to infer which stimulus features are relevant for performing a given task. A system that ope</w:delText>
        </w:r>
        <w:r w:rsidRPr="00B11033">
          <w:rPr>
            <w:rFonts w:eastAsia="Times"/>
          </w:rPr>
          <w:delText>r</w:delText>
        </w:r>
        <w:r w:rsidRPr="00B11033">
          <w:rPr>
            <w:rFonts w:eastAsia="Times"/>
          </w:rPr>
          <w:delText>ates</w:delText>
        </w:r>
      </w:del>
      <w:r w:rsidRPr="00B11033">
        <w:rPr>
          <w:rFonts w:eastAsia="Times"/>
        </w:rPr>
        <w:t xml:space="preserve"> in real</w:t>
      </w:r>
      <w:r w:rsidR="001563A3">
        <w:t xml:space="preserve"> </w:t>
      </w:r>
      <w:r w:rsidRPr="00B11033">
        <w:rPr>
          <w:rFonts w:eastAsia="Times"/>
        </w:rPr>
        <w:t>time</w:t>
      </w:r>
      <w:r w:rsidR="001563A3">
        <w:t xml:space="preserve">, while the observer moves freely. </w:t>
      </w:r>
      <w:r w:rsidR="00283BC3" w:rsidRPr="00B16869">
        <w:rPr>
          <w:rFonts w:eastAsia="Times"/>
        </w:rPr>
        <w:t>The core of the sy</w:t>
      </w:r>
      <w:r w:rsidR="00283BC3" w:rsidRPr="00B16869">
        <w:rPr>
          <w:rFonts w:eastAsia="Times"/>
        </w:rPr>
        <w:t>s</w:t>
      </w:r>
      <w:r w:rsidR="00283BC3" w:rsidRPr="00B16869">
        <w:rPr>
          <w:rFonts w:eastAsia="Times"/>
        </w:rPr>
        <w:t xml:space="preserve">tem </w:t>
      </w:r>
      <w:r w:rsidR="00283BC3">
        <w:rPr>
          <w:rFonts w:eastAsia="Times"/>
        </w:rPr>
        <w:t>is a software library</w:t>
      </w:r>
      <w:ins w:id="2" w:author="Lewis L Chuang" w:date="2009-02-19T11:44:00Z">
        <w:r w:rsidR="005E7612">
          <w:rPr>
            <w:rFonts w:eastAsia="Times"/>
          </w:rPr>
          <w:t>,</w:t>
        </w:r>
      </w:ins>
      <w:r w:rsidR="00283BC3" w:rsidRPr="00B16869">
        <w:rPr>
          <w:rFonts w:eastAsia="Times"/>
        </w:rPr>
        <w:t xml:space="preserve"> </w:t>
      </w:r>
      <w:r w:rsidR="007D5A82" w:rsidRPr="007D5A82">
        <w:rPr>
          <w:rFonts w:eastAsia="Times"/>
          <w:b/>
        </w:rPr>
        <w:t>libGaze</w:t>
      </w:r>
      <w:r w:rsidR="005E7612">
        <w:rPr>
          <w:rFonts w:eastAsia="Times"/>
        </w:rPr>
        <w:t>,</w:t>
      </w:r>
      <w:r w:rsidR="00283BC3" w:rsidRPr="00B16869">
        <w:rPr>
          <w:rFonts w:eastAsia="Times"/>
        </w:rPr>
        <w:t xml:space="preserve"> </w:t>
      </w:r>
      <w:r w:rsidR="00283BC3">
        <w:rPr>
          <w:rFonts w:eastAsia="Times"/>
        </w:rPr>
        <w:t xml:space="preserve">that </w:t>
      </w:r>
      <w:r w:rsidR="005E7612">
        <w:rPr>
          <w:rFonts w:eastAsia="Times"/>
        </w:rPr>
        <w:t>combines</w:t>
      </w:r>
      <w:r w:rsidR="00283BC3">
        <w:rPr>
          <w:rFonts w:eastAsia="Times"/>
        </w:rPr>
        <w:t xml:space="preserve"> data from a head-mounted video-based</w:t>
      </w:r>
      <w:r w:rsidR="00283BC3" w:rsidRPr="00B16869">
        <w:rPr>
          <w:rFonts w:eastAsia="Times"/>
        </w:rPr>
        <w:t xml:space="preserve"> eyetracker </w:t>
      </w:r>
      <w:r w:rsidR="00F86F91">
        <w:rPr>
          <w:rFonts w:eastAsia="Times"/>
        </w:rPr>
        <w:t xml:space="preserve">and </w:t>
      </w:r>
      <w:r w:rsidR="00283BC3" w:rsidRPr="00B16869">
        <w:rPr>
          <w:rFonts w:eastAsia="Times"/>
        </w:rPr>
        <w:t xml:space="preserve">a body motion capture </w:t>
      </w:r>
      <w:r w:rsidR="00283BC3">
        <w:rPr>
          <w:rFonts w:eastAsia="Times"/>
        </w:rPr>
        <w:t xml:space="preserve">(MoCap) </w:t>
      </w:r>
      <w:r w:rsidR="00283BC3" w:rsidRPr="00B16869">
        <w:rPr>
          <w:rFonts w:eastAsia="Times"/>
        </w:rPr>
        <w:t>system</w:t>
      </w:r>
      <w:r w:rsidR="00F86F91">
        <w:rPr>
          <w:rFonts w:eastAsia="Times"/>
        </w:rPr>
        <w:t>,</w:t>
      </w:r>
      <w:r w:rsidR="00283BC3" w:rsidRPr="00B16869">
        <w:rPr>
          <w:rFonts w:eastAsia="Times"/>
        </w:rPr>
        <w:t xml:space="preserve"> to</w:t>
      </w:r>
      <w:r w:rsidR="00283BC3">
        <w:rPr>
          <w:rFonts w:eastAsia="Times"/>
        </w:rPr>
        <w:t xml:space="preserve"> compute</w:t>
      </w:r>
      <w:r w:rsidR="00283BC3" w:rsidRPr="00B16869">
        <w:rPr>
          <w:rFonts w:eastAsia="Times"/>
        </w:rPr>
        <w:t xml:space="preserve"> online estimates of the user’s gaze</w:t>
      </w:r>
      <w:r w:rsidR="00283BC3">
        <w:rPr>
          <w:rFonts w:eastAsia="Times"/>
        </w:rPr>
        <w:t xml:space="preserve">. </w:t>
      </w:r>
      <w:r w:rsidR="00054886">
        <w:rPr>
          <w:rFonts w:eastAsia="Times"/>
        </w:rPr>
        <w:t>LibGaze also</w:t>
      </w:r>
      <w:r w:rsidR="00F86F91">
        <w:rPr>
          <w:rFonts w:eastAsia="Times"/>
        </w:rPr>
        <w:t xml:space="preserve"> contains calibration functions and commands for </w:t>
      </w:r>
      <w:r w:rsidR="004759AF">
        <w:rPr>
          <w:rFonts w:eastAsia="Times"/>
        </w:rPr>
        <w:t>controlling</w:t>
      </w:r>
      <w:r w:rsidR="00F86F91">
        <w:rPr>
          <w:rFonts w:eastAsia="Times"/>
        </w:rPr>
        <w:t xml:space="preserve"> data output</w:t>
      </w:r>
      <w:r w:rsidR="00054886">
        <w:rPr>
          <w:rFonts w:eastAsia="Times"/>
        </w:rPr>
        <w:t xml:space="preserve">, to make it easy for the researcher to integrate the system </w:t>
      </w:r>
      <w:r w:rsidR="004759AF">
        <w:rPr>
          <w:rFonts w:eastAsia="Times"/>
        </w:rPr>
        <w:t>into experiments.</w:t>
      </w:r>
    </w:p>
    <w:p w:rsidR="00F57C06" w:rsidRDefault="00F57C06" w:rsidP="005E7612">
      <w:pPr>
        <w:pStyle w:val="jovBodyText"/>
        <w:rPr>
          <w:rFonts w:eastAsia="Times"/>
        </w:rPr>
      </w:pPr>
    </w:p>
    <w:p w:rsidR="00A82E20" w:rsidRDefault="00F57C06" w:rsidP="0024271C">
      <w:pPr>
        <w:pStyle w:val="jovBodyText"/>
      </w:pPr>
      <w:r>
        <w:rPr>
          <w:rFonts w:eastAsia="Times"/>
        </w:rPr>
        <w:t xml:space="preserve">For the purposes of our system, we define gaze as a 3D vector that represents the point from which </w:t>
      </w:r>
      <w:r w:rsidR="00504594">
        <w:rPr>
          <w:rFonts w:eastAsia="Times"/>
        </w:rPr>
        <w:t>gaze originates and the direction that it is pointed towards. For simplicity, we assume an equivalent gaze origin for both eyes, located on the nasal bone between them. Hence, t</w:t>
      </w:r>
      <w:r w:rsidR="00F86F91">
        <w:rPr>
          <w:rFonts w:eastAsia="Times"/>
        </w:rPr>
        <w:t>he</w:t>
      </w:r>
      <w:r w:rsidR="00283BC3">
        <w:rPr>
          <w:rFonts w:eastAsia="Times"/>
        </w:rPr>
        <w:t xml:space="preserve"> output </w:t>
      </w:r>
      <w:r w:rsidR="00504594">
        <w:rPr>
          <w:rFonts w:eastAsia="Times"/>
        </w:rPr>
        <w:t xml:space="preserve">of out system </w:t>
      </w:r>
      <w:r w:rsidR="00283BC3">
        <w:rPr>
          <w:rFonts w:eastAsia="Times"/>
        </w:rPr>
        <w:t xml:space="preserve">is a 3D vector which </w:t>
      </w:r>
      <w:r w:rsidR="009C0F29" w:rsidRPr="00411F06">
        <w:rPr>
          <w:rFonts w:eastAsia="Times"/>
          <w:b/>
        </w:rPr>
        <w:t>jointly represents the position where the participant’s gaze originates (e.g, the left eye) and its direction.</w:t>
      </w:r>
      <w:r w:rsidR="009C0F29" w:rsidRPr="009C0F29">
        <w:rPr>
          <w:rFonts w:eastAsia="Times"/>
        </w:rPr>
        <w:t xml:space="preserve"> This </w:t>
      </w:r>
      <w:r w:rsidR="00FE4E1E">
        <w:rPr>
          <w:rFonts w:eastAsia="Times"/>
        </w:rPr>
        <w:t>output is</w:t>
      </w:r>
      <w:r w:rsidR="00283BC3">
        <w:rPr>
          <w:rFonts w:eastAsia="Times"/>
        </w:rPr>
        <w:t xml:space="preserve"> </w:t>
      </w:r>
      <w:r w:rsidR="00283BC3" w:rsidRPr="00B16869">
        <w:rPr>
          <w:rFonts w:eastAsia="Times"/>
        </w:rPr>
        <w:t xml:space="preserve">continuously updated </w:t>
      </w:r>
      <w:r w:rsidR="00F86F91">
        <w:rPr>
          <w:rFonts w:eastAsia="Times"/>
        </w:rPr>
        <w:t>at a latency of 10msec from time of recording</w:t>
      </w:r>
      <w:r w:rsidR="009C0F29">
        <w:rPr>
          <w:rFonts w:eastAsia="Times"/>
        </w:rPr>
        <w:t xml:space="preserve"> and</w:t>
      </w:r>
      <w:r w:rsidR="00283BC3">
        <w:rPr>
          <w:rFonts w:eastAsia="Times"/>
        </w:rPr>
        <w:t xml:space="preserve"> is </w:t>
      </w:r>
      <w:r w:rsidR="009C0F29">
        <w:rPr>
          <w:rFonts w:eastAsia="Times"/>
        </w:rPr>
        <w:t>described with</w:t>
      </w:r>
      <w:r w:rsidR="00283BC3">
        <w:rPr>
          <w:rFonts w:eastAsia="Times"/>
        </w:rPr>
        <w:t>in a world coordinate system (WCS)</w:t>
      </w:r>
      <w:r w:rsidR="009C0F29">
        <w:rPr>
          <w:rFonts w:eastAsia="Times"/>
        </w:rPr>
        <w:t>; that is,</w:t>
      </w:r>
      <w:r w:rsidR="00283BC3">
        <w:rPr>
          <w:rFonts w:eastAsia="Times"/>
        </w:rPr>
        <w:t xml:space="preserve"> the phys</w:t>
      </w:r>
      <w:r w:rsidR="00283BC3">
        <w:rPr>
          <w:rFonts w:eastAsia="Times"/>
        </w:rPr>
        <w:t>i</w:t>
      </w:r>
      <w:r w:rsidR="00283BC3">
        <w:rPr>
          <w:rFonts w:eastAsia="Times"/>
        </w:rPr>
        <w:t xml:space="preserve">cal room in which the system is installed, or a virtual world that is presented to the observer. Given a 3D model of the surface(s) for which gaze position is to be estimated (e.g. the projection screen, or objects in the scene), the system is also capable of deriving the </w:t>
      </w:r>
      <w:r w:rsidR="009C0F29">
        <w:rPr>
          <w:rFonts w:eastAsia="Times"/>
        </w:rPr>
        <w:t xml:space="preserve">screen coordinates of the POR </w:t>
      </w:r>
      <w:r w:rsidR="00283BC3">
        <w:rPr>
          <w:rFonts w:eastAsia="Times"/>
        </w:rPr>
        <w:t xml:space="preserve">in realtime. </w:t>
      </w:r>
      <w:r w:rsidR="00827D9D">
        <w:t xml:space="preserve">libGaze </w:t>
      </w:r>
      <w:r w:rsidR="00FE4E1E">
        <w:t>is written in the C programming la</w:t>
      </w:r>
      <w:r w:rsidR="00FE4E1E">
        <w:t>n</w:t>
      </w:r>
      <w:r w:rsidR="00FE4E1E">
        <w:t xml:space="preserve">guage, </w:t>
      </w:r>
      <w:r w:rsidR="00827D9D">
        <w:t>is universal for hardware types</w:t>
      </w:r>
      <w:r w:rsidR="00283BC3">
        <w:t xml:space="preserve"> and </w:t>
      </w:r>
      <w:r w:rsidR="00827D9D">
        <w:t>contains built-in functions for calibration procedures</w:t>
      </w:r>
      <w:r w:rsidR="00283BC3">
        <w:t xml:space="preserve">. </w:t>
      </w:r>
      <w:r w:rsidR="00FE4E1E">
        <w:t>It has multiple appl</w:t>
      </w:r>
      <w:r w:rsidR="00FE4E1E">
        <w:t>i</w:t>
      </w:r>
      <w:r w:rsidR="00FE4E1E">
        <w:t>cation programming interfaces for the programming la</w:t>
      </w:r>
      <w:r w:rsidR="00FE4E1E">
        <w:t>n</w:t>
      </w:r>
      <w:r w:rsidR="00FE4E1E">
        <w:t xml:space="preserve">guages of: Java, Python, C#, C++. This means that it </w:t>
      </w:r>
      <w:r w:rsidR="00660470">
        <w:t>int</w:t>
      </w:r>
      <w:r w:rsidR="00660470">
        <w:t>e</w:t>
      </w:r>
      <w:r w:rsidR="008D4AC1">
        <w:t>grate</w:t>
      </w:r>
      <w:r w:rsidR="00FE4E1E">
        <w:t>s</w:t>
      </w:r>
      <w:r w:rsidR="00660470">
        <w:t xml:space="preserve"> </w:t>
      </w:r>
      <w:r w:rsidR="00FE4E1E">
        <w:t xml:space="preserve">easily </w:t>
      </w:r>
      <w:r w:rsidR="00660470">
        <w:t>with popular means of experimental control (e.g., VisionEgg</w:t>
      </w:r>
      <w:r w:rsidR="00BF34FF">
        <w:t xml:space="preserve"> </w:t>
      </w:r>
      <w:r w:rsidR="00E10FFE">
        <w:t xml:space="preserve">(Straw, 2009) or PsychoPy </w:t>
      </w:r>
      <w:r w:rsidR="00BF34FF">
        <w:t>(Pierce, 2007, 2009)</w:t>
      </w:r>
      <w:r w:rsidR="00660470">
        <w:t>)</w:t>
      </w:r>
      <w:r w:rsidR="00283BC3">
        <w:t xml:space="preserve"> and</w:t>
      </w:r>
      <w:r w:rsidR="00660470">
        <w:t xml:space="preserve"> </w:t>
      </w:r>
      <w:r w:rsidR="008D4AC1">
        <w:t xml:space="preserve">allows </w:t>
      </w:r>
      <w:r w:rsidR="00660470">
        <w:t xml:space="preserve">for tracking </w:t>
      </w:r>
      <w:r w:rsidR="00283BC3">
        <w:t xml:space="preserve">unrestrained </w:t>
      </w:r>
      <w:r w:rsidR="00660470">
        <w:t>gaze on large displays (e.g., 1.8m by 2.0m)</w:t>
      </w:r>
      <w:r w:rsidR="00283BC3">
        <w:t xml:space="preserve">. </w:t>
      </w:r>
    </w:p>
    <w:p w:rsidR="008D4AC1" w:rsidRDefault="008D4AC1" w:rsidP="008D4AC1">
      <w:pPr>
        <w:pStyle w:val="jovBodyText"/>
      </w:pPr>
      <w:r>
        <w:t>The primary purpose of this article is to report a gaz</w:t>
      </w:r>
      <w:r>
        <w:t>e</w:t>
      </w:r>
      <w:r>
        <w:t>tracking system that can compute user’s gaze in realtime and carry out accurate calibrations. In the next section, we will describe the required hardware and the calculations that have to be performed in order to compute gaze in the world coordinate system (WCS), given data from a bod</w:t>
      </w:r>
      <w:r>
        <w:t>y</w:t>
      </w:r>
      <w:r>
        <w:t>tracking (MoCap) and eyetracking system. Similar comp</w:t>
      </w:r>
      <w:r>
        <w:t>u</w:t>
      </w:r>
      <w:r>
        <w:t>tations have been described in more detail elsewhere (Ronnse, White &amp; Lefevre, 2007; Johnson, Liu, Thomas &amp; Spencer, 2007) and hence, we will only describe our alg</w:t>
      </w:r>
      <w:r>
        <w:t>o</w:t>
      </w:r>
      <w:r>
        <w:t>rithm briefly. The focus will be on the actual implement</w:t>
      </w:r>
      <w:r>
        <w:t>a</w:t>
      </w:r>
      <w:r>
        <w:t>tion of this system, especially with regards to a software l</w:t>
      </w:r>
      <w:r>
        <w:t>i</w:t>
      </w:r>
      <w:r>
        <w:t>brary (libGaze) that we have made publicly available</w:t>
      </w:r>
      <w:r w:rsidR="005B4A58">
        <w:t xml:space="preserve"> (www.sourceforge.net)</w:t>
      </w:r>
      <w:r>
        <w:t xml:space="preserve">. </w:t>
      </w:r>
      <w:r w:rsidR="005B4A58">
        <w:t>More specifically, we will discuss how libGaze is implemented using its Python API (i.e., P</w:t>
      </w:r>
      <w:r w:rsidR="005B4A58">
        <w:t>y</w:t>
      </w:r>
      <w:r w:rsidR="005B4A58">
        <w:t>Gaze). We have chosen to do so because Python is a non-proprietary programming language, with well-developed libraries for experimental control (e.g., VisionEgg (Straw, 2009) and PsychoPy (Pierce, 2007, 2009)) and a popular base among vision researchers. As a rule, e</w:t>
      </w:r>
      <w:r>
        <w:t xml:space="preserve">xample code will accompany our explanation of how to utilize the library </w:t>
      </w:r>
      <w:r w:rsidR="00723BA0">
        <w:t xml:space="preserve">to </w:t>
      </w:r>
      <w:r w:rsidR="00723BA0">
        <w:lastRenderedPageBreak/>
        <w:t xml:space="preserve">compute </w:t>
      </w:r>
      <w:r>
        <w:t>3D gaze</w:t>
      </w:r>
      <w:r w:rsidR="00723BA0">
        <w:t>,</w:t>
      </w:r>
      <w:r>
        <w:t xml:space="preserve"> </w:t>
      </w:r>
      <w:r w:rsidR="00723BA0">
        <w:t>perform</w:t>
      </w:r>
      <w:r>
        <w:t xml:space="preserve"> calibrations</w:t>
      </w:r>
      <w:r w:rsidR="00723BA0">
        <w:t xml:space="preserve"> and log relevant data</w:t>
      </w:r>
      <w:r>
        <w:t xml:space="preserve">. </w:t>
      </w:r>
      <w:r w:rsidR="005B4A58">
        <w:t xml:space="preserve">These are </w:t>
      </w:r>
      <w:r w:rsidR="001F7961">
        <w:t xml:space="preserve">excerpts </w:t>
      </w:r>
      <w:r w:rsidR="005B4A58">
        <w:t>from a full demo script, provided in Appendix A.</w:t>
      </w:r>
      <w:r>
        <w:t xml:space="preserve"> Finally, we will report a full evaluation of this system’s robustness and accuracy </w:t>
      </w:r>
      <w:r w:rsidR="00723BA0">
        <w:t xml:space="preserve">to allow the reader to assess its viability. The overall goal is to </w:t>
      </w:r>
      <w:r>
        <w:t>encourage impl</w:t>
      </w:r>
      <w:r>
        <w:t>e</w:t>
      </w:r>
      <w:r>
        <w:t>mentation this gazetracking system, which allows for rea</w:t>
      </w:r>
      <w:r>
        <w:t>l</w:t>
      </w:r>
      <w:r>
        <w:t xml:space="preserve">time </w:t>
      </w:r>
      <w:r w:rsidR="00C92802">
        <w:t xml:space="preserve">unrestrained </w:t>
      </w:r>
      <w:r>
        <w:t>gaze to be accurately computed.</w:t>
      </w:r>
    </w:p>
    <w:p w:rsidR="008D4AC1" w:rsidRDefault="004F74B6" w:rsidP="008D4AC1">
      <w:pPr>
        <w:pStyle w:val="jovFigure"/>
      </w:pPr>
      <w:r>
        <w:rPr>
          <w:noProof/>
        </w:rPr>
        <w:drawing>
          <wp:inline distT="0" distB="0" distL="0" distR="0">
            <wp:extent cx="3286125" cy="1990725"/>
            <wp:effectExtent l="19050" t="0" r="9525" b="0"/>
            <wp:docPr id="3" name="Picture 3" descr="system_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_schematics"/>
                    <pic:cNvPicPr>
                      <a:picLocks noChangeAspect="1" noChangeArrowheads="1"/>
                    </pic:cNvPicPr>
                  </pic:nvPicPr>
                  <pic:blipFill>
                    <a:blip r:embed="rId15"/>
                    <a:srcRect/>
                    <a:stretch>
                      <a:fillRect/>
                    </a:stretch>
                  </pic:blipFill>
                  <pic:spPr bwMode="auto">
                    <a:xfrm>
                      <a:off x="0" y="0"/>
                      <a:ext cx="3286125" cy="1990725"/>
                    </a:xfrm>
                    <a:prstGeom prst="rect">
                      <a:avLst/>
                    </a:prstGeom>
                    <a:noFill/>
                    <a:ln w="9525">
                      <a:noFill/>
                      <a:miter lim="800000"/>
                      <a:headEnd/>
                      <a:tailEnd/>
                    </a:ln>
                  </pic:spPr>
                </pic:pic>
              </a:graphicData>
            </a:graphic>
          </wp:inline>
        </w:drawing>
      </w:r>
    </w:p>
    <w:p w:rsidR="008D4AC1" w:rsidRDefault="008D4AC1" w:rsidP="008D4AC1">
      <w:pPr>
        <w:pStyle w:val="jovCaption"/>
      </w:pPr>
      <w:r>
        <w:t xml:space="preserve">Figure </w:t>
      </w:r>
      <w:fldSimple w:instr=" SEQ Figure \* ARABIC ">
        <w:r w:rsidR="00A04838">
          <w:rPr>
            <w:noProof/>
          </w:rPr>
          <w:t>1</w:t>
        </w:r>
      </w:fldSimple>
      <w:r>
        <w:t>: A schematic representation of the real-time gaze trac</w:t>
      </w:r>
      <w:r>
        <w:t>k</w:t>
      </w:r>
      <w:r>
        <w:t xml:space="preserve">ing system that is presented in this paper. </w:t>
      </w:r>
    </w:p>
    <w:p w:rsidR="001476CC" w:rsidRPr="004C1E46" w:rsidDel="004C1E46" w:rsidRDefault="00CB3DB5" w:rsidP="0024271C">
      <w:pPr>
        <w:pStyle w:val="jovBodyText"/>
        <w:rPr>
          <w:del w:id="3" w:author="Lewis L Chuang" w:date="2009-06-15T17:11:00Z"/>
        </w:rPr>
      </w:pPr>
      <w:del w:id="4" w:author="Lewis L Chuang" w:date="2009-06-15T17:11:00Z">
        <w:r w:rsidRPr="004C1E46" w:rsidDel="004C1E46">
          <w:delText>Scleral search coil methods are</w:delText>
        </w:r>
        <w:commentRangeStart w:id="5"/>
        <w:r w:rsidR="00E819BC" w:rsidRPr="004C1E46" w:rsidDel="004C1E46">
          <w:delText xml:space="preserve"> very uncomfortable for the user but provides highly accurate data, up to about 5-10 arc-seconds over a 5° range (Young &amp; Sheena, 1975). </w:delText>
        </w:r>
        <w:r w:rsidR="005B5570" w:rsidRPr="004C1E46" w:rsidDel="004C1E46">
          <w:delText>In contrast</w:delText>
        </w:r>
        <w:r w:rsidR="00E819BC" w:rsidRPr="004C1E46" w:rsidDel="004C1E46">
          <w:delText>, v</w:delText>
        </w:r>
        <w:r w:rsidR="00AB22E8" w:rsidRPr="004C1E46" w:rsidDel="004C1E46">
          <w:delText>ideo</w:delText>
        </w:r>
        <w:r w:rsidR="00211748" w:rsidRPr="004C1E46" w:rsidDel="004C1E46">
          <w:delText xml:space="preserve">-based </w:delText>
        </w:r>
        <w:r w:rsidR="00E819BC" w:rsidRPr="004C1E46" w:rsidDel="004C1E46">
          <w:delText xml:space="preserve">oculography uses video cameras to track distinguishable features </w:delText>
        </w:r>
        <w:r w:rsidR="005B5570" w:rsidRPr="004C1E46" w:rsidDel="004C1E46">
          <w:delText>that are already present in the eye (i.e., pupil, corneal reflections from a pro</w:delText>
        </w:r>
        <w:r w:rsidR="005B5570" w:rsidRPr="004C1E46" w:rsidDel="004C1E46">
          <w:delText>x</w:delText>
        </w:r>
        <w:r w:rsidR="005B5570" w:rsidRPr="004C1E46" w:rsidDel="004C1E46">
          <w:delText>imal light source).</w:delText>
        </w:r>
        <w:commentRangeEnd w:id="5"/>
        <w:r w:rsidR="005B5570" w:rsidRPr="004C1E46" w:rsidDel="004C1E46">
          <w:rPr>
            <w:rStyle w:val="CommentReference"/>
            <w:rFonts w:ascii="Times" w:hAnsi="Times"/>
          </w:rPr>
          <w:commentReference w:id="5"/>
        </w:r>
      </w:del>
    </w:p>
    <w:p w:rsidR="00D639CF" w:rsidRPr="004C1E46" w:rsidDel="004C1E46" w:rsidRDefault="00D639CF" w:rsidP="00D639CF">
      <w:pPr>
        <w:pStyle w:val="jovNumberedList"/>
        <w:rPr>
          <w:del w:id="6" w:author="Lewis L Chuang" w:date="2009-06-15T17:11:00Z"/>
        </w:rPr>
      </w:pPr>
      <w:bookmarkStart w:id="7" w:name="_Ref232395130"/>
      <w:del w:id="8" w:author="Lewis L Chuang" w:date="2009-06-15T17:11:00Z">
        <w:r w:rsidRPr="004C1E46" w:rsidDel="004C1E46">
          <w:delText>We provide a fully implementable sy</w:delText>
        </w:r>
        <w:r w:rsidRPr="004C1E46" w:rsidDel="004C1E46">
          <w:delText>s</w:delText>
        </w:r>
        <w:r w:rsidRPr="004C1E46" w:rsidDel="004C1E46">
          <w:delText>tem with a open-source software library.</w:delText>
        </w:r>
        <w:bookmarkEnd w:id="7"/>
      </w:del>
    </w:p>
    <w:p w:rsidR="00D639CF" w:rsidRPr="004C1E46" w:rsidDel="004C1E46" w:rsidRDefault="00D639CF" w:rsidP="00D639CF">
      <w:pPr>
        <w:pStyle w:val="jovNumberedList"/>
        <w:rPr>
          <w:del w:id="9" w:author="Lewis L Chuang" w:date="2009-06-15T17:11:00Z"/>
        </w:rPr>
      </w:pPr>
      <w:del w:id="10" w:author="Lewis L Chuang" w:date="2009-06-15T17:11:00Z">
        <w:r w:rsidRPr="004C1E46" w:rsidDel="004C1E46">
          <w:delText xml:space="preserve">This system enables </w:delText>
        </w:r>
        <w:r w:rsidR="00F60CDF" w:rsidRPr="004C1E46" w:rsidDel="004C1E46">
          <w:delText xml:space="preserve">unrestrained </w:delText>
        </w:r>
        <w:r w:rsidRPr="004C1E46" w:rsidDel="004C1E46">
          <w:delText>gaze estimation</w:delText>
        </w:r>
        <w:r w:rsidR="00F60CDF" w:rsidRPr="004C1E46" w:rsidDel="004C1E46">
          <w:delText xml:space="preserve"> in realtime.</w:delText>
        </w:r>
      </w:del>
    </w:p>
    <w:p w:rsidR="00D639CF" w:rsidRPr="004C1E46" w:rsidDel="004C1E46" w:rsidRDefault="00D639CF" w:rsidP="00D639CF">
      <w:pPr>
        <w:pStyle w:val="jovNumberedList"/>
        <w:rPr>
          <w:del w:id="11" w:author="Lewis L Chuang" w:date="2009-06-15T17:11:00Z"/>
        </w:rPr>
      </w:pPr>
      <w:del w:id="12" w:author="Lewis L Chuang" w:date="2009-06-15T17:11:00Z">
        <w:r w:rsidRPr="004C1E46" w:rsidDel="004C1E46">
          <w:delText>It is universal for hardware types</w:delText>
        </w:r>
        <w:r w:rsidR="00F60CDF" w:rsidRPr="004C1E46" w:rsidDel="004C1E46">
          <w:delText>.</w:delText>
        </w:r>
      </w:del>
    </w:p>
    <w:p w:rsidR="00D639CF" w:rsidRPr="004C1E46" w:rsidDel="004C1E46" w:rsidRDefault="00D639CF" w:rsidP="00D639CF">
      <w:pPr>
        <w:pStyle w:val="jovNumberedList"/>
        <w:rPr>
          <w:del w:id="13" w:author="Lewis L Chuang" w:date="2009-06-15T17:11:00Z"/>
        </w:rPr>
      </w:pPr>
      <w:del w:id="14" w:author="Lewis L Chuang" w:date="2009-06-15T17:11:00Z">
        <w:r w:rsidRPr="004C1E46" w:rsidDel="004C1E46">
          <w:delText>It employs a more robust head cal</w:delText>
        </w:r>
        <w:r w:rsidRPr="004C1E46" w:rsidDel="004C1E46">
          <w:delText>i</w:delText>
        </w:r>
        <w:r w:rsidRPr="004C1E46" w:rsidDel="004C1E46">
          <w:delText>bration procedure</w:delText>
        </w:r>
        <w:r w:rsidR="00CB15C6" w:rsidRPr="004C1E46" w:rsidDel="004C1E46">
          <w:delText>. That is, it appro</w:delText>
        </w:r>
        <w:r w:rsidR="00CB15C6" w:rsidRPr="004C1E46" w:rsidDel="004C1E46">
          <w:delText>x</w:delText>
        </w:r>
        <w:r w:rsidR="00CB15C6" w:rsidRPr="004C1E46" w:rsidDel="004C1E46">
          <w:delText>imates field-of-view rather than employs the movement during central fixation procedure.</w:delText>
        </w:r>
      </w:del>
    </w:p>
    <w:p w:rsidR="00D639CF" w:rsidRPr="004C1E46" w:rsidDel="004C1E46" w:rsidRDefault="00D639CF" w:rsidP="00D639CF">
      <w:pPr>
        <w:pStyle w:val="jovNumberedList"/>
        <w:rPr>
          <w:del w:id="15" w:author="Lewis L Chuang" w:date="2009-06-15T17:11:00Z"/>
        </w:rPr>
      </w:pPr>
      <w:del w:id="16" w:author="Lewis L Chuang" w:date="2009-06-15T17:11:00Z">
        <w:r w:rsidRPr="004C1E46" w:rsidDel="004C1E46">
          <w:delText>It has already been successfully i</w:delText>
        </w:r>
        <w:r w:rsidRPr="004C1E46" w:rsidDel="004C1E46">
          <w:delText>m</w:delText>
        </w:r>
        <w:r w:rsidRPr="004C1E46" w:rsidDel="004C1E46">
          <w:delText>plemented in three independent locations with different hardware.</w:delText>
        </w:r>
      </w:del>
    </w:p>
    <w:p w:rsidR="006F4BB7" w:rsidRPr="004C1E46" w:rsidDel="004C1E46" w:rsidRDefault="00D639CF" w:rsidP="00D639CF">
      <w:pPr>
        <w:pStyle w:val="jovNumberedList"/>
        <w:rPr>
          <w:del w:id="17" w:author="Lewis L Chuang" w:date="2009-06-15T17:11:00Z"/>
        </w:rPr>
      </w:pPr>
      <w:del w:id="18" w:author="Lewis L Chuang" w:date="2009-06-15T17:11:00Z">
        <w:r w:rsidRPr="004C1E46" w:rsidDel="004C1E46">
          <w:delText xml:space="preserve">It has been used for a wide range of applications: experimental, human-computer applications, </w:delText>
        </w:r>
        <w:r w:rsidRPr="004C1E46" w:rsidDel="004C1E46">
          <w:rPr>
            <w:color w:val="FF0000"/>
          </w:rPr>
          <w:delText>augmented reality</w:delText>
        </w:r>
      </w:del>
    </w:p>
    <w:p w:rsidR="006F4BB7" w:rsidRPr="004C1E46" w:rsidDel="004C1E46" w:rsidRDefault="006F4BB7" w:rsidP="00D639CF">
      <w:pPr>
        <w:pStyle w:val="jovNumberedList"/>
        <w:rPr>
          <w:del w:id="19" w:author="Lewis L Chuang" w:date="2009-06-15T17:11:00Z"/>
        </w:rPr>
      </w:pPr>
      <w:del w:id="20" w:author="Lewis L Chuang" w:date="2009-06-15T17:11:00Z">
        <w:r w:rsidRPr="004C1E46" w:rsidDel="004C1E46">
          <w:delText xml:space="preserve">We provide </w:delText>
        </w:r>
        <w:r w:rsidR="002C7E48" w:rsidRPr="004C1E46" w:rsidDel="004C1E46">
          <w:delText xml:space="preserve">evaluations </w:delText>
        </w:r>
        <w:r w:rsidR="00F60CDF" w:rsidRPr="004C1E46" w:rsidDel="004C1E46">
          <w:delText xml:space="preserve">for future improvements </w:delText>
        </w:r>
        <w:r w:rsidRPr="004C1E46" w:rsidDel="004C1E46">
          <w:delText xml:space="preserve">and </w:delText>
        </w:r>
        <w:r w:rsidR="00F60CDF" w:rsidRPr="004C1E46" w:rsidDel="004C1E46">
          <w:delText>script examples for experimentation.</w:delText>
        </w:r>
      </w:del>
    </w:p>
    <w:p w:rsidR="00F60CDF" w:rsidRPr="004C1E46" w:rsidDel="004C1E46" w:rsidRDefault="00F60CDF" w:rsidP="00D639CF">
      <w:pPr>
        <w:pStyle w:val="jovNumberedList"/>
        <w:rPr>
          <w:del w:id="21" w:author="Lewis L Chuang" w:date="2009-06-15T17:11:00Z"/>
        </w:rPr>
      </w:pPr>
      <w:del w:id="22" w:author="Lewis L Chuang" w:date="2009-06-15T17:11:00Z">
        <w:r w:rsidRPr="004C1E46" w:rsidDel="004C1E46">
          <w:delText>Evaluation results that can be gener</w:delText>
        </w:r>
        <w:r w:rsidRPr="004C1E46" w:rsidDel="004C1E46">
          <w:delText>a</w:delText>
        </w:r>
        <w:r w:rsidRPr="004C1E46" w:rsidDel="004C1E46">
          <w:delText>lized for a wide range of possible exper</w:delText>
        </w:r>
        <w:r w:rsidRPr="004C1E46" w:rsidDel="004C1E46">
          <w:delText>i</w:delText>
        </w:r>
        <w:r w:rsidRPr="004C1E46" w:rsidDel="004C1E46">
          <w:delText>mental scenarios.</w:delText>
        </w:r>
      </w:del>
    </w:p>
    <w:p w:rsidR="00861DD3" w:rsidRPr="004C1E46" w:rsidDel="004C1E46" w:rsidRDefault="006F4BB7" w:rsidP="00AD2DAA">
      <w:pPr>
        <w:pStyle w:val="jovNumberedList"/>
        <w:spacing w:before="240"/>
        <w:rPr>
          <w:del w:id="23" w:author="Lewis L Chuang" w:date="2009-06-15T17:11:00Z"/>
        </w:rPr>
      </w:pPr>
      <w:del w:id="24" w:author="Lewis L Chuang" w:date="2009-06-15T17:11:00Z">
        <w:r w:rsidRPr="004C1E46" w:rsidDel="004C1E46">
          <w:delText>We have developed accompanying l</w:delText>
        </w:r>
        <w:r w:rsidRPr="004C1E46" w:rsidDel="004C1E46">
          <w:delText>i</w:delText>
        </w:r>
        <w:r w:rsidRPr="004C1E46" w:rsidDel="004C1E46">
          <w:delText>braries for experiment development and data conversion]]</w:delText>
        </w:r>
        <w:r w:rsidR="00AD2DAA" w:rsidRPr="004C1E46" w:rsidDel="004C1E46">
          <w:delText xml:space="preserve"> </w:delText>
        </w:r>
      </w:del>
    </w:p>
    <w:p w:rsidR="00154E1D" w:rsidRPr="004C1E46" w:rsidDel="004C1E46" w:rsidRDefault="00154E1D" w:rsidP="00AD2DAA">
      <w:pPr>
        <w:pStyle w:val="jovNumberedList"/>
        <w:spacing w:before="240"/>
        <w:rPr>
          <w:del w:id="25" w:author="Lewis L Chuang" w:date="2009-06-15T17:11:00Z"/>
        </w:rPr>
      </w:pPr>
      <w:del w:id="26" w:author="Lewis L Chuang" w:date="2009-06-15T17:11:00Z">
        <w:r w:rsidRPr="004C1E46" w:rsidDel="004C1E46">
          <w:delText>This library can directly control the visual display by current gaze estimates, ensuring greater accuracy in the rendering of visual presentations, specified in terms of gaze coordinates.</w:delText>
        </w:r>
      </w:del>
    </w:p>
    <w:p w:rsidR="00736198" w:rsidRDefault="00427840">
      <w:pPr>
        <w:pStyle w:val="jovHeading1"/>
        <w:rPr>
          <w:rFonts w:eastAsia="MS Mincho"/>
        </w:rPr>
      </w:pPr>
      <w:r>
        <w:rPr>
          <w:rFonts w:eastAsia="MS Mincho"/>
        </w:rPr>
        <w:t>System description</w:t>
      </w:r>
    </w:p>
    <w:p w:rsidR="009E31B0" w:rsidRDefault="001B0856" w:rsidP="00966833">
      <w:pPr>
        <w:pStyle w:val="jovBodyText"/>
        <w:rPr>
          <w:rFonts w:eastAsia="Times"/>
        </w:rPr>
      </w:pPr>
      <w:r>
        <w:rPr>
          <w:rFonts w:eastAsia="Times"/>
        </w:rPr>
        <w:t>Commercial systems for eyetracking are not designed to track unrestrained gaze over a large field of view. Therefore, most experiments are conducted in a head-restrained se</w:t>
      </w:r>
      <w:r>
        <w:rPr>
          <w:rFonts w:eastAsia="Times"/>
        </w:rPr>
        <w:t>t</w:t>
      </w:r>
      <w:r>
        <w:rPr>
          <w:rFonts w:eastAsia="Times"/>
        </w:rPr>
        <w:t xml:space="preserve">ting. To track gaze in a 3d world coordinate system, it is </w:t>
      </w:r>
      <w:r w:rsidR="007E0885">
        <w:rPr>
          <w:rFonts w:eastAsia="Times"/>
        </w:rPr>
        <w:t xml:space="preserve">necessary </w:t>
      </w:r>
      <w:r>
        <w:rPr>
          <w:rFonts w:eastAsia="Times"/>
        </w:rPr>
        <w:t xml:space="preserve">to track </w:t>
      </w:r>
      <w:r w:rsidR="007E0885">
        <w:rPr>
          <w:rFonts w:eastAsia="Times"/>
        </w:rPr>
        <w:t xml:space="preserve">both </w:t>
      </w:r>
      <w:r>
        <w:rPr>
          <w:rFonts w:eastAsia="Times"/>
        </w:rPr>
        <w:t xml:space="preserve">head and eye </w:t>
      </w:r>
      <w:r w:rsidR="007E0885">
        <w:rPr>
          <w:rFonts w:eastAsia="Times"/>
        </w:rPr>
        <w:t>movements</w:t>
      </w:r>
      <w:r>
        <w:rPr>
          <w:rFonts w:eastAsia="Times"/>
        </w:rPr>
        <w:t xml:space="preserve">. </w:t>
      </w:r>
      <w:r w:rsidR="007E0885">
        <w:rPr>
          <w:rFonts w:eastAsia="Times"/>
        </w:rPr>
        <w:t>H</w:t>
      </w:r>
      <w:r w:rsidR="00EA2072">
        <w:rPr>
          <w:rFonts w:eastAsia="Times"/>
        </w:rPr>
        <w:t xml:space="preserve">ardware systems for body motion tracking are </w:t>
      </w:r>
      <w:r w:rsidR="007E0885">
        <w:rPr>
          <w:rFonts w:eastAsia="Times"/>
        </w:rPr>
        <w:t xml:space="preserve">commercially </w:t>
      </w:r>
      <w:r w:rsidR="00EA2072">
        <w:rPr>
          <w:rFonts w:eastAsia="Times"/>
        </w:rPr>
        <w:t>avail</w:t>
      </w:r>
      <w:r w:rsidR="00EA2072">
        <w:rPr>
          <w:rFonts w:eastAsia="Times"/>
        </w:rPr>
        <w:t>a</w:t>
      </w:r>
      <w:r w:rsidR="00EA2072">
        <w:rPr>
          <w:rFonts w:eastAsia="Times"/>
        </w:rPr>
        <w:t>ble</w:t>
      </w:r>
      <w:r w:rsidR="007E0885">
        <w:rPr>
          <w:rFonts w:eastAsia="Times"/>
        </w:rPr>
        <w:t xml:space="preserve"> but do not integrate easily with commercial eyetracking systems</w:t>
      </w:r>
      <w:r w:rsidR="00EA2072">
        <w:rPr>
          <w:rFonts w:eastAsia="Times"/>
        </w:rPr>
        <w:t xml:space="preserve">. libGaze </w:t>
      </w:r>
      <w:r w:rsidR="007E0885">
        <w:rPr>
          <w:rFonts w:eastAsia="Times"/>
        </w:rPr>
        <w:t xml:space="preserve">is a software library that </w:t>
      </w:r>
      <w:r>
        <w:rPr>
          <w:rFonts w:eastAsia="Times"/>
        </w:rPr>
        <w:t>coordinate</w:t>
      </w:r>
      <w:r w:rsidR="00EA2072">
        <w:rPr>
          <w:rFonts w:eastAsia="Times"/>
        </w:rPr>
        <w:t>s</w:t>
      </w:r>
      <w:r>
        <w:rPr>
          <w:rFonts w:eastAsia="Times"/>
        </w:rPr>
        <w:t xml:space="preserve"> the data from </w:t>
      </w:r>
      <w:r w:rsidR="00EA2072">
        <w:rPr>
          <w:rFonts w:eastAsia="Times"/>
        </w:rPr>
        <w:t xml:space="preserve">eyetracking and bodytracking </w:t>
      </w:r>
      <w:r>
        <w:rPr>
          <w:rFonts w:eastAsia="Times"/>
        </w:rPr>
        <w:t>hardware</w:t>
      </w:r>
      <w:r w:rsidR="007E0885">
        <w:rPr>
          <w:rFonts w:eastAsia="Times"/>
        </w:rPr>
        <w:t xml:space="preserve"> as well as</w:t>
      </w:r>
      <w:r>
        <w:rPr>
          <w:rFonts w:eastAsia="Times"/>
        </w:rPr>
        <w:t xml:space="preserve"> </w:t>
      </w:r>
      <w:r w:rsidR="007E0885">
        <w:rPr>
          <w:rFonts w:eastAsia="Times"/>
        </w:rPr>
        <w:t xml:space="preserve">contain functions </w:t>
      </w:r>
      <w:r>
        <w:rPr>
          <w:rFonts w:eastAsia="Times"/>
        </w:rPr>
        <w:t xml:space="preserve">for </w:t>
      </w:r>
      <w:r w:rsidR="007E0885">
        <w:rPr>
          <w:rFonts w:eastAsia="Times"/>
        </w:rPr>
        <w:t xml:space="preserve">calibrations and </w:t>
      </w:r>
      <w:r>
        <w:rPr>
          <w:rFonts w:eastAsia="Times"/>
        </w:rPr>
        <w:t xml:space="preserve">gaze </w:t>
      </w:r>
      <w:r w:rsidR="007E0885">
        <w:rPr>
          <w:rFonts w:eastAsia="Times"/>
        </w:rPr>
        <w:t xml:space="preserve">computation </w:t>
      </w:r>
      <w:r>
        <w:rPr>
          <w:rFonts w:eastAsia="Times"/>
        </w:rPr>
        <w:t>in realtime.</w:t>
      </w:r>
    </w:p>
    <w:p w:rsidR="008876FF" w:rsidRDefault="008876FF" w:rsidP="00FC1335">
      <w:pPr>
        <w:pStyle w:val="jovHeading2"/>
      </w:pPr>
      <w:r>
        <w:t>Hardware and coordinate systems</w:t>
      </w:r>
    </w:p>
    <w:p w:rsidR="008876FF" w:rsidRDefault="00FF10E6" w:rsidP="00966833">
      <w:pPr>
        <w:pStyle w:val="jovBodyText"/>
        <w:rPr>
          <w:rFonts w:eastAsia="Times"/>
        </w:rPr>
      </w:pPr>
      <w:commentRangeStart w:id="27"/>
      <w:r>
        <w:rPr>
          <w:rFonts w:eastAsia="Times"/>
        </w:rPr>
        <w:t>[</w:t>
      </w:r>
      <w:r w:rsidR="008876FF">
        <w:rPr>
          <w:rFonts w:eastAsia="Times"/>
        </w:rPr>
        <w:t>eyetracker, motion capture system, router, visual di</w:t>
      </w:r>
      <w:r w:rsidR="008876FF">
        <w:rPr>
          <w:rFonts w:eastAsia="Times"/>
        </w:rPr>
        <w:t>s</w:t>
      </w:r>
      <w:r w:rsidR="008876FF">
        <w:rPr>
          <w:rFonts w:eastAsia="Times"/>
        </w:rPr>
        <w:t>play.</w:t>
      </w:r>
      <w:r>
        <w:rPr>
          <w:rFonts w:eastAsia="Times"/>
        </w:rPr>
        <w:t>]</w:t>
      </w:r>
      <w:commentRangeEnd w:id="27"/>
      <w:r w:rsidR="00340FA9">
        <w:rPr>
          <w:rStyle w:val="CommentReference"/>
          <w:rFonts w:ascii="Times" w:hAnsi="Times"/>
        </w:rPr>
        <w:commentReference w:id="27"/>
      </w:r>
    </w:p>
    <w:p w:rsidR="002D3589" w:rsidRDefault="002D3589" w:rsidP="002D3589">
      <w:pPr>
        <w:pStyle w:val="jovBodyText"/>
        <w:rPr>
          <w:rFonts w:eastAsia="Times"/>
        </w:rPr>
      </w:pPr>
      <w:r>
        <w:rPr>
          <w:rFonts w:eastAsia="Times"/>
        </w:rPr>
        <w:t>V</w:t>
      </w:r>
      <w:r w:rsidRPr="00DA3160">
        <w:rPr>
          <w:rFonts w:eastAsia="Times"/>
        </w:rPr>
        <w:t>ideo-based eyetracker</w:t>
      </w:r>
      <w:r>
        <w:rPr>
          <w:rFonts w:eastAsia="Times"/>
        </w:rPr>
        <w:t xml:space="preserve">s typically employ head mounted high speed </w:t>
      </w:r>
      <w:r w:rsidRPr="00DA3160">
        <w:rPr>
          <w:rFonts w:eastAsia="Times"/>
        </w:rPr>
        <w:t xml:space="preserve">cameras </w:t>
      </w:r>
      <w:r>
        <w:rPr>
          <w:rFonts w:eastAsia="Times"/>
        </w:rPr>
        <w:t xml:space="preserve">(90-500 Hz) </w:t>
      </w:r>
      <w:r w:rsidRPr="00DA3160">
        <w:rPr>
          <w:rFonts w:eastAsia="Times"/>
        </w:rPr>
        <w:t>to image the observer’s eyes</w:t>
      </w:r>
      <w:r>
        <w:rPr>
          <w:rFonts w:eastAsia="Times"/>
        </w:rPr>
        <w:t>.</w:t>
      </w:r>
      <w:r w:rsidRPr="00DA3160">
        <w:rPr>
          <w:rFonts w:eastAsia="Times"/>
        </w:rPr>
        <w:t xml:space="preserve"> </w:t>
      </w:r>
      <w:r>
        <w:rPr>
          <w:rFonts w:eastAsia="Times"/>
        </w:rPr>
        <w:t xml:space="preserve">They track the pupil in the camera image across time and </w:t>
      </w:r>
      <w:r w:rsidRPr="00DA3160">
        <w:rPr>
          <w:rFonts w:eastAsia="Times"/>
        </w:rPr>
        <w:t>re</w:t>
      </w:r>
      <w:r>
        <w:rPr>
          <w:rFonts w:eastAsia="Times"/>
        </w:rPr>
        <w:t>turn</w:t>
      </w:r>
      <w:r w:rsidRPr="00DA3160">
        <w:rPr>
          <w:rFonts w:eastAsia="Times"/>
        </w:rPr>
        <w:t xml:space="preserve"> </w:t>
      </w:r>
      <w:r w:rsidRPr="005D7D92">
        <w:rPr>
          <w:rFonts w:eastAsia="Times"/>
        </w:rPr>
        <w:t xml:space="preserve">the (x,y) </w:t>
      </w:r>
      <w:r>
        <w:rPr>
          <w:rFonts w:eastAsia="Times"/>
        </w:rPr>
        <w:t xml:space="preserve">screen </w:t>
      </w:r>
      <w:r w:rsidRPr="005D7D92">
        <w:rPr>
          <w:rFonts w:eastAsia="Times"/>
        </w:rPr>
        <w:t>coordinates of the pupil’s ce</w:t>
      </w:r>
      <w:r w:rsidRPr="005D7D92">
        <w:rPr>
          <w:rFonts w:eastAsia="Times"/>
        </w:rPr>
        <w:t>n</w:t>
      </w:r>
      <w:r w:rsidRPr="005D7D92">
        <w:rPr>
          <w:rFonts w:eastAsia="Times"/>
        </w:rPr>
        <w:t>troid</w:t>
      </w:r>
      <w:r w:rsidRPr="00DA3160">
        <w:rPr>
          <w:rFonts w:eastAsia="Times"/>
        </w:rPr>
        <w:t>.</w:t>
      </w:r>
      <w:r>
        <w:rPr>
          <w:rFonts w:eastAsia="Times"/>
        </w:rPr>
        <w:t xml:space="preserve"> With an appropriate mapping function (see below), these data can be transformed into spherical coordinates, in an </w:t>
      </w:r>
      <w:r w:rsidRPr="00F1616C">
        <w:rPr>
          <w:rFonts w:eastAsia="Times"/>
          <w:b/>
        </w:rPr>
        <w:t>eye coordinate system (ECS)</w:t>
      </w:r>
      <w:r>
        <w:rPr>
          <w:rFonts w:eastAsia="Times"/>
        </w:rPr>
        <w:t>, to denote the rotations of the eye in head.</w:t>
      </w:r>
      <w:r w:rsidR="00B943DC">
        <w:rPr>
          <w:rFonts w:eastAsia="Times"/>
        </w:rPr>
        <w:t xml:space="preserve"> We use the Eyelink2 (</w:t>
      </w:r>
      <w:r w:rsidR="00871525">
        <w:rPr>
          <w:rFonts w:eastAsia="Times"/>
        </w:rPr>
        <w:t>SR Research</w:t>
      </w:r>
      <w:r w:rsidR="00B943DC">
        <w:rPr>
          <w:rFonts w:eastAsia="Times"/>
        </w:rPr>
        <w:t>)</w:t>
      </w:r>
      <w:r w:rsidR="00871525">
        <w:rPr>
          <w:rFonts w:eastAsia="Times"/>
        </w:rPr>
        <w:t>.</w:t>
      </w:r>
    </w:p>
    <w:p w:rsidR="002D3589" w:rsidRDefault="002D3589" w:rsidP="002D3589">
      <w:pPr>
        <w:pStyle w:val="jovBodyText"/>
        <w:rPr>
          <w:rFonts w:eastAsia="Times"/>
        </w:rPr>
      </w:pPr>
      <w:r>
        <w:rPr>
          <w:rFonts w:eastAsia="Times"/>
        </w:rPr>
        <w:t xml:space="preserve">MoCap </w:t>
      </w:r>
      <w:r w:rsidRPr="00DA3160">
        <w:rPr>
          <w:rFonts w:eastAsia="Times"/>
        </w:rPr>
        <w:t>system</w:t>
      </w:r>
      <w:r>
        <w:rPr>
          <w:rFonts w:eastAsia="Times"/>
        </w:rPr>
        <w:t>s</w:t>
      </w:r>
      <w:r w:rsidRPr="00DA3160">
        <w:rPr>
          <w:rFonts w:eastAsia="Times"/>
        </w:rPr>
        <w:t xml:space="preserve"> </w:t>
      </w:r>
      <w:r>
        <w:rPr>
          <w:rFonts w:eastAsia="Times"/>
        </w:rPr>
        <w:t>typically employ infrared cameras (~120Hz) to track</w:t>
      </w:r>
      <w:r w:rsidRPr="00DA3160">
        <w:rPr>
          <w:rFonts w:eastAsia="Times"/>
        </w:rPr>
        <w:t xml:space="preserve"> </w:t>
      </w:r>
      <w:r>
        <w:rPr>
          <w:rFonts w:eastAsia="Times"/>
        </w:rPr>
        <w:t xml:space="preserve">reflective markers in a circumscribed space, in the WCS. It would be ideal to track the position of the eye directly, to obtain the origin of gaze. However, this cannot be achieved without obstructing vision. Hence, we </w:t>
      </w:r>
      <w:r w:rsidR="00F1616C">
        <w:rPr>
          <w:rFonts w:eastAsia="Times"/>
        </w:rPr>
        <w:t xml:space="preserve">track a </w:t>
      </w:r>
      <w:r>
        <w:rPr>
          <w:rFonts w:eastAsia="Times"/>
        </w:rPr>
        <w:t>fix</w:t>
      </w:r>
      <w:r w:rsidR="00F1616C">
        <w:rPr>
          <w:rFonts w:eastAsia="Times"/>
        </w:rPr>
        <w:t>ed</w:t>
      </w:r>
      <w:r>
        <w:rPr>
          <w:rFonts w:eastAsia="Times"/>
        </w:rPr>
        <w:t xml:space="preserve"> marker </w:t>
      </w:r>
      <w:r w:rsidR="00F1616C">
        <w:rPr>
          <w:rFonts w:eastAsia="Times"/>
        </w:rPr>
        <w:t>on</w:t>
      </w:r>
      <w:r>
        <w:rPr>
          <w:rFonts w:eastAsia="Times"/>
        </w:rPr>
        <w:t xml:space="preserve"> the eyetracker instead (at the top of the observer’s head)</w:t>
      </w:r>
      <w:r w:rsidR="00F1616C">
        <w:rPr>
          <w:rFonts w:eastAsia="Times"/>
        </w:rPr>
        <w:t xml:space="preserve">. This marker is treated as the </w:t>
      </w:r>
      <w:r w:rsidR="00F1616C">
        <w:rPr>
          <w:rFonts w:eastAsia="Times"/>
        </w:rPr>
        <w:lastRenderedPageBreak/>
        <w:t xml:space="preserve">origin of a </w:t>
      </w:r>
      <w:r w:rsidR="00F1616C" w:rsidRPr="00F1616C">
        <w:rPr>
          <w:rFonts w:eastAsia="Times"/>
          <w:b/>
        </w:rPr>
        <w:t>head coordinate system (HCS)</w:t>
      </w:r>
      <w:r>
        <w:rPr>
          <w:rFonts w:eastAsia="Times"/>
        </w:rPr>
        <w:t xml:space="preserve"> and the pos</w:t>
      </w:r>
      <w:r>
        <w:rPr>
          <w:rFonts w:eastAsia="Times"/>
        </w:rPr>
        <w:t>i</w:t>
      </w:r>
      <w:r w:rsidR="00F1616C">
        <w:rPr>
          <w:rFonts w:eastAsia="Times"/>
        </w:rPr>
        <w:t xml:space="preserve">tions and orientations </w:t>
      </w:r>
      <w:r>
        <w:rPr>
          <w:rFonts w:eastAsia="Times"/>
        </w:rPr>
        <w:t xml:space="preserve">of the eyes </w:t>
      </w:r>
      <w:r w:rsidR="00F1616C">
        <w:rPr>
          <w:rFonts w:eastAsia="Times"/>
        </w:rPr>
        <w:t>within this HCS is mea</w:t>
      </w:r>
      <w:r w:rsidR="00F1616C">
        <w:rPr>
          <w:rFonts w:eastAsia="Times"/>
        </w:rPr>
        <w:t>s</w:t>
      </w:r>
      <w:r w:rsidR="00F1616C">
        <w:rPr>
          <w:rFonts w:eastAsia="Times"/>
        </w:rPr>
        <w:t xml:space="preserve">ured prior to experimentation during </w:t>
      </w:r>
      <w:r w:rsidR="005908D5">
        <w:rPr>
          <w:rFonts w:eastAsia="Times"/>
        </w:rPr>
        <w:t xml:space="preserve">the head </w:t>
      </w:r>
      <w:r w:rsidR="00F1616C">
        <w:rPr>
          <w:rFonts w:eastAsia="Times"/>
        </w:rPr>
        <w:t>calibration</w:t>
      </w:r>
      <w:r w:rsidR="005908D5">
        <w:rPr>
          <w:rFonts w:eastAsia="Times"/>
        </w:rPr>
        <w:t xml:space="preserve"> (see</w:t>
      </w:r>
      <w:r w:rsidR="00FA5E18">
        <w:rPr>
          <w:rFonts w:eastAsia="Times"/>
        </w:rPr>
        <w:t xml:space="preserve"> pg. </w:t>
      </w:r>
      <w:r w:rsidR="00375DCF">
        <w:rPr>
          <w:rFonts w:eastAsia="Times"/>
        </w:rPr>
        <w:fldChar w:fldCharType="begin"/>
      </w:r>
      <w:r w:rsidR="00FA5E18">
        <w:rPr>
          <w:rFonts w:eastAsia="Times"/>
        </w:rPr>
        <w:instrText xml:space="preserve"> PAGEREF headCalibration \h </w:instrText>
      </w:r>
      <w:r w:rsidR="00375DCF">
        <w:rPr>
          <w:rFonts w:eastAsia="Times"/>
        </w:rPr>
      </w:r>
      <w:r w:rsidR="00375DCF">
        <w:rPr>
          <w:rFonts w:eastAsia="Times"/>
        </w:rPr>
        <w:fldChar w:fldCharType="separate"/>
      </w:r>
      <w:r w:rsidR="00A04838">
        <w:rPr>
          <w:rFonts w:eastAsia="Times"/>
          <w:noProof/>
        </w:rPr>
        <w:t>5</w:t>
      </w:r>
      <w:r w:rsidR="00375DCF">
        <w:rPr>
          <w:rFonts w:eastAsia="Times"/>
        </w:rPr>
        <w:fldChar w:fldCharType="end"/>
      </w:r>
      <w:r w:rsidR="005908D5">
        <w:rPr>
          <w:rFonts w:eastAsia="Times"/>
        </w:rPr>
        <w:t>)</w:t>
      </w:r>
      <w:r w:rsidR="00F1616C">
        <w:rPr>
          <w:rFonts w:eastAsia="Times"/>
        </w:rPr>
        <w:t xml:space="preserve">. </w:t>
      </w:r>
      <w:r w:rsidR="00D03A4E">
        <w:rPr>
          <w:rFonts w:eastAsia="Times"/>
        </w:rPr>
        <w:t xml:space="preserve">Knowing this stable relationship of the eye(s) to head marker </w:t>
      </w:r>
      <w:r w:rsidR="00F1616C">
        <w:rPr>
          <w:rFonts w:eastAsia="Times"/>
        </w:rPr>
        <w:t xml:space="preserve">allows </w:t>
      </w:r>
      <w:r w:rsidR="00D03A4E">
        <w:rPr>
          <w:rFonts w:eastAsia="Times"/>
        </w:rPr>
        <w:t xml:space="preserve">libGaze </w:t>
      </w:r>
      <w:r w:rsidR="00F1616C">
        <w:rPr>
          <w:rFonts w:eastAsia="Times"/>
        </w:rPr>
        <w:t xml:space="preserve">to </w:t>
      </w:r>
      <w:r w:rsidR="00E80208">
        <w:rPr>
          <w:rFonts w:eastAsia="Times"/>
        </w:rPr>
        <w:t>compute</w:t>
      </w:r>
      <w:r w:rsidR="00F1616C">
        <w:rPr>
          <w:rFonts w:eastAsia="Times"/>
        </w:rPr>
        <w:t xml:space="preserve"> the position and orient</w:t>
      </w:r>
      <w:r w:rsidR="00D03A4E">
        <w:rPr>
          <w:rFonts w:eastAsia="Times"/>
        </w:rPr>
        <w:t>ed direction of the eye</w:t>
      </w:r>
      <w:r w:rsidR="00F1616C">
        <w:rPr>
          <w:rFonts w:eastAsia="Times"/>
        </w:rPr>
        <w:t xml:space="preserve"> in the WCS.</w:t>
      </w:r>
    </w:p>
    <w:p w:rsidR="00015C00" w:rsidRDefault="00B943DC" w:rsidP="00015C00">
      <w:pPr>
        <w:pStyle w:val="jovBodyText"/>
      </w:pPr>
      <w:r>
        <w:rPr>
          <w:rFonts w:eastAsia="Times"/>
        </w:rPr>
        <w:t>T</w:t>
      </w:r>
      <w:r w:rsidR="002D3589" w:rsidRPr="00DA3160">
        <w:rPr>
          <w:rFonts w:eastAsia="Times"/>
        </w:rPr>
        <w:t>he observer</w:t>
      </w:r>
      <w:r>
        <w:rPr>
          <w:rFonts w:eastAsia="Times"/>
        </w:rPr>
        <w:t>’s POR on a large display can also be est</w:t>
      </w:r>
      <w:r>
        <w:rPr>
          <w:rFonts w:eastAsia="Times"/>
        </w:rPr>
        <w:t>i</w:t>
      </w:r>
      <w:r>
        <w:rPr>
          <w:rFonts w:eastAsia="Times"/>
        </w:rPr>
        <w:t xml:space="preserve">mated if a 3D model of the display is provided. This is </w:t>
      </w:r>
      <w:r w:rsidR="002D3589" w:rsidRPr="00DA3160">
        <w:rPr>
          <w:rFonts w:eastAsia="Times"/>
        </w:rPr>
        <w:t>the intersection</w:t>
      </w:r>
      <w:r w:rsidR="002D3589">
        <w:rPr>
          <w:rFonts w:eastAsia="Times"/>
        </w:rPr>
        <w:t xml:space="preserve"> </w:t>
      </w:r>
      <w:r w:rsidR="002D3589" w:rsidRPr="00DA3160">
        <w:rPr>
          <w:rFonts w:eastAsia="Times"/>
        </w:rPr>
        <w:t>point of gaze and the display-plane.</w:t>
      </w:r>
      <w:r w:rsidR="002D3589">
        <w:rPr>
          <w:rFonts w:eastAsia="Times"/>
        </w:rPr>
        <w:t xml:space="preserve"> Our di</w:t>
      </w:r>
      <w:r w:rsidR="002D3589">
        <w:rPr>
          <w:rFonts w:eastAsia="Times"/>
        </w:rPr>
        <w:t>s</w:t>
      </w:r>
      <w:r w:rsidR="002D3589">
        <w:rPr>
          <w:rFonts w:eastAsia="Times"/>
        </w:rPr>
        <w:t xml:space="preserve">play </w:t>
      </w:r>
      <w:r w:rsidR="007F0852">
        <w:rPr>
          <w:rFonts w:eastAsia="Times"/>
        </w:rPr>
        <w:t xml:space="preserve">setup comprises </w:t>
      </w:r>
      <w:r w:rsidR="002D3589">
        <w:rPr>
          <w:rFonts w:eastAsia="Times"/>
        </w:rPr>
        <w:t xml:space="preserve">a </w:t>
      </w:r>
      <w:r w:rsidR="007F0852">
        <w:t>JVC</w:t>
      </w:r>
      <w:r w:rsidR="002D3589">
        <w:t xml:space="preserve"> projector with large backproje</w:t>
      </w:r>
      <w:r w:rsidR="002D3589">
        <w:t>c</w:t>
      </w:r>
      <w:r w:rsidR="002D3589">
        <w:t>tion screen</w:t>
      </w:r>
      <w:r w:rsidR="005C51D9">
        <w:t xml:space="preserve"> (192cm x 218cm)</w:t>
      </w:r>
      <w:r w:rsidR="002D3589">
        <w:t>. The display dimensions are 174cm x 215cm, with a resolution of 1280 x 1024.</w:t>
      </w:r>
      <w:r w:rsidR="00015C00">
        <w:t xml:space="preserve"> </w:t>
      </w:r>
    </w:p>
    <w:p w:rsidR="00871525" w:rsidRDefault="00871525" w:rsidP="00871525">
      <w:pPr>
        <w:pStyle w:val="jovHeading2"/>
      </w:pPr>
      <w:r>
        <w:t>Estimating gaze origin and direction</w:t>
      </w:r>
    </w:p>
    <w:p w:rsidR="00871525" w:rsidRDefault="00871525" w:rsidP="00871525">
      <w:pPr>
        <w:pStyle w:val="jovBodyText"/>
        <w:rPr>
          <w:rFonts w:eastAsia="Times"/>
        </w:rPr>
      </w:pPr>
      <w:r>
        <w:rPr>
          <w:rFonts w:eastAsia="Times"/>
        </w:rPr>
        <w:t>The video-based eyetracker returns the screen coord</w:t>
      </w:r>
      <w:r>
        <w:rPr>
          <w:rFonts w:eastAsia="Times"/>
        </w:rPr>
        <w:t>i</w:t>
      </w:r>
      <w:r>
        <w:rPr>
          <w:rFonts w:eastAsia="Times"/>
        </w:rPr>
        <w:t xml:space="preserve">nates of the pupil’s position in its camera recordings. Using established calibration procedures (see. pg. </w:t>
      </w:r>
      <w:r w:rsidR="00375DCF">
        <w:rPr>
          <w:rFonts w:eastAsia="Times"/>
        </w:rPr>
        <w:fldChar w:fldCharType="begin"/>
      </w:r>
      <w:r>
        <w:rPr>
          <w:rFonts w:eastAsia="Times"/>
        </w:rPr>
        <w:instrText xml:space="preserve"> PAGEREF eyeCalibration \h </w:instrText>
      </w:r>
      <w:r w:rsidR="00375DCF">
        <w:rPr>
          <w:rFonts w:eastAsia="Times"/>
        </w:rPr>
      </w:r>
      <w:r w:rsidR="00375DCF">
        <w:rPr>
          <w:rFonts w:eastAsia="Times"/>
        </w:rPr>
        <w:fldChar w:fldCharType="separate"/>
      </w:r>
      <w:r w:rsidR="00A04838">
        <w:rPr>
          <w:rFonts w:eastAsia="Times"/>
          <w:noProof/>
        </w:rPr>
        <w:t>5</w:t>
      </w:r>
      <w:r w:rsidR="00375DCF">
        <w:rPr>
          <w:rFonts w:eastAsia="Times"/>
        </w:rPr>
        <w:fldChar w:fldCharType="end"/>
      </w:r>
      <w:r>
        <w:rPr>
          <w:rFonts w:eastAsia="Times"/>
        </w:rPr>
        <w:t>), a mapping function can be derived to transform such readings to a direction vector (</w:t>
      </w:r>
      <w:r w:rsidRPr="00214AD2">
        <w:rPr>
          <w:rFonts w:eastAsia="Times"/>
          <w:i/>
        </w:rPr>
        <w:t>eyetracker</w:t>
      </w:r>
      <w:r>
        <w:rPr>
          <w:rFonts w:eastAsia="Times"/>
        </w:rPr>
        <w:t>) that represent rotations of the eye in head; that is, within the ECS. Still, further transfo</w:t>
      </w:r>
      <w:r>
        <w:rPr>
          <w:rFonts w:eastAsia="Times"/>
        </w:rPr>
        <w:t>r</w:t>
      </w:r>
      <w:r>
        <w:rPr>
          <w:rFonts w:eastAsia="Times"/>
        </w:rPr>
        <w:t>mations will have to be applied to it to obtain a gaze vector in the WCS.</w:t>
      </w:r>
    </w:p>
    <w:p w:rsidR="00871525" w:rsidRPr="00871525" w:rsidRDefault="007811B1" w:rsidP="00871525">
      <w:pPr>
        <w:pStyle w:val="jovBodyText"/>
        <w:rPr>
          <w:rFonts w:eastAsia="Times"/>
          <w:strike/>
        </w:rPr>
      </w:pPr>
      <w:ins w:id="28" w:author="Lewis L Chuang" w:date="2009-06-15T17:27:00Z">
        <w:r>
          <w:rPr>
            <w:rFonts w:eastAsia="Times"/>
            <w:noProof/>
            <w:rPrChange w:id="29" w:author="Unknown">
              <w:rPr>
                <w:rFonts w:ascii="Times" w:hAnsi="Times"/>
                <w:noProof/>
              </w:rPr>
            </w:rPrChange>
          </w:rPr>
          <w:drawing>
            <wp:anchor distT="0" distB="0" distL="114300" distR="114300" simplePos="0" relativeHeight="251666944" behindDoc="0" locked="0" layoutInCell="1" allowOverlap="1">
              <wp:simplePos x="0" y="0"/>
              <wp:positionH relativeFrom="column">
                <wp:posOffset>147955</wp:posOffset>
              </wp:positionH>
              <wp:positionV relativeFrom="paragraph">
                <wp:posOffset>-1464310</wp:posOffset>
              </wp:positionV>
              <wp:extent cx="2840355" cy="1506220"/>
              <wp:effectExtent l="19050" t="0" r="0" b="0"/>
              <wp:wrapTopAndBottom/>
              <wp:docPr id="12" name="Picture 1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7"/>
                      <a:stretch>
                        <a:fillRect/>
                      </a:stretch>
                    </pic:blipFill>
                    <pic:spPr>
                      <a:xfrm>
                        <a:off x="0" y="0"/>
                        <a:ext cx="2840355" cy="1506220"/>
                      </a:xfrm>
                      <a:prstGeom prst="rect">
                        <a:avLst/>
                      </a:prstGeom>
                    </pic:spPr>
                  </pic:pic>
                </a:graphicData>
              </a:graphic>
            </wp:anchor>
          </w:drawing>
        </w:r>
      </w:ins>
      <w:r w:rsidR="00871525">
        <w:rPr>
          <w:rFonts w:eastAsia="Times"/>
        </w:rPr>
        <w:t xml:space="preserve">The MoCap system continuously reports a 3D vector in the WCS that specifies the position and orientation of a </w:t>
      </w:r>
      <w:r w:rsidR="00871525">
        <w:rPr>
          <w:rFonts w:eastAsia="Times"/>
        </w:rPr>
        <w:lastRenderedPageBreak/>
        <w:t>configuration of retro-reflective markers (</w:t>
      </w:r>
      <w:r w:rsidR="00871525">
        <w:rPr>
          <w:rFonts w:eastAsia="Times"/>
          <w:i/>
        </w:rPr>
        <w:t>body</w:t>
      </w:r>
      <w:r w:rsidR="00871525" w:rsidRPr="00214AD2">
        <w:rPr>
          <w:rFonts w:eastAsia="Times"/>
          <w:i/>
        </w:rPr>
        <w:t>tracker</w:t>
      </w:r>
      <w:r w:rsidR="00871525">
        <w:rPr>
          <w:rFonts w:eastAsia="Times"/>
        </w:rPr>
        <w:t>), which is attached to the eyetracker. We assume a rigid relatio</w:t>
      </w:r>
      <w:r w:rsidR="00871525">
        <w:rPr>
          <w:rFonts w:eastAsia="Times"/>
        </w:rPr>
        <w:t>n</w:t>
      </w:r>
      <w:r w:rsidR="00871525">
        <w:rPr>
          <w:rFonts w:eastAsia="Times"/>
        </w:rPr>
        <w:t xml:space="preserve">ship between this </w:t>
      </w:r>
      <w:r w:rsidR="00871525">
        <w:rPr>
          <w:rFonts w:eastAsia="Times"/>
          <w:i/>
        </w:rPr>
        <w:t>bodytracker</w:t>
      </w:r>
      <w:r w:rsidR="00871525">
        <w:rPr>
          <w:rFonts w:eastAsia="Times"/>
        </w:rPr>
        <w:t xml:space="preserve"> and the eyes, within a HCS that treats the </w:t>
      </w:r>
      <w:r w:rsidR="00871525">
        <w:rPr>
          <w:rFonts w:eastAsia="Times"/>
          <w:i/>
        </w:rPr>
        <w:t>bodytra</w:t>
      </w:r>
      <w:r w:rsidR="00871525" w:rsidRPr="0094166C">
        <w:rPr>
          <w:rFonts w:eastAsia="Times"/>
          <w:i/>
        </w:rPr>
        <w:t>c</w:t>
      </w:r>
      <w:r w:rsidR="00871525">
        <w:rPr>
          <w:rFonts w:eastAsia="Times"/>
          <w:i/>
        </w:rPr>
        <w:t>k</w:t>
      </w:r>
      <w:r w:rsidR="00871525" w:rsidRPr="0094166C">
        <w:rPr>
          <w:rFonts w:eastAsia="Times"/>
          <w:i/>
        </w:rPr>
        <w:t>er</w:t>
      </w:r>
      <w:r w:rsidR="00871525" w:rsidRPr="0094166C">
        <w:rPr>
          <w:rFonts w:eastAsia="Times"/>
        </w:rPr>
        <w:t xml:space="preserve"> as its origin</w:t>
      </w:r>
      <w:r w:rsidR="00871525">
        <w:rPr>
          <w:rFonts w:eastAsia="Times"/>
        </w:rPr>
        <w:t xml:space="preserve">. This relationship is measured prior to experimentation (see pg. </w:t>
      </w:r>
      <w:r w:rsidR="00375DCF">
        <w:rPr>
          <w:rFonts w:eastAsia="Times"/>
        </w:rPr>
        <w:fldChar w:fldCharType="begin"/>
      </w:r>
      <w:r w:rsidR="00871525">
        <w:rPr>
          <w:rFonts w:eastAsia="Times"/>
        </w:rPr>
        <w:instrText xml:space="preserve"> PAGEREF headCalibration \h </w:instrText>
      </w:r>
      <w:r w:rsidR="00375DCF">
        <w:rPr>
          <w:rFonts w:eastAsia="Times"/>
        </w:rPr>
      </w:r>
      <w:r w:rsidR="00375DCF">
        <w:rPr>
          <w:rFonts w:eastAsia="Times"/>
        </w:rPr>
        <w:fldChar w:fldCharType="separate"/>
      </w:r>
      <w:r w:rsidR="00A04838">
        <w:rPr>
          <w:rFonts w:eastAsia="Times"/>
          <w:noProof/>
        </w:rPr>
        <w:t>5</w:t>
      </w:r>
      <w:r w:rsidR="00375DCF">
        <w:rPr>
          <w:rFonts w:eastAsia="Times"/>
        </w:rPr>
        <w:fldChar w:fldCharType="end"/>
      </w:r>
      <w:r w:rsidR="00871525">
        <w:rPr>
          <w:rFonts w:eastAsia="Times"/>
        </w:rPr>
        <w:t>). From this, it is possible to determine the translation vector and the rot</w:t>
      </w:r>
      <w:r w:rsidR="00871525">
        <w:rPr>
          <w:rFonts w:eastAsia="Times"/>
        </w:rPr>
        <w:t>a</w:t>
      </w:r>
      <w:r w:rsidR="00871525">
        <w:rPr>
          <w:rFonts w:eastAsia="Times"/>
        </w:rPr>
        <w:t>tion matrix, that are necessary transform a vector in the ECS to the WCS. This allows the system to continuously compute the gaze vector of a participant, in the WCS, du</w:t>
      </w:r>
      <w:r w:rsidR="00871525">
        <w:rPr>
          <w:rFonts w:eastAsia="Times"/>
        </w:rPr>
        <w:t>r</w:t>
      </w:r>
      <w:r w:rsidR="00871525">
        <w:rPr>
          <w:rFonts w:eastAsia="Times"/>
        </w:rPr>
        <w:t>ing experimentation. More details are provided in the su</w:t>
      </w:r>
      <w:r w:rsidR="00871525">
        <w:rPr>
          <w:rFonts w:eastAsia="Times"/>
        </w:rPr>
        <w:t>b</w:t>
      </w:r>
      <w:r w:rsidR="00871525">
        <w:rPr>
          <w:rFonts w:eastAsia="Times"/>
        </w:rPr>
        <w:t>sequent section that explain the use of libGaze</w:t>
      </w:r>
      <w:r w:rsidR="00A654B2">
        <w:rPr>
          <w:rFonts w:eastAsia="Times"/>
        </w:rPr>
        <w:t xml:space="preserve"> (see pg. </w:t>
      </w:r>
      <w:r w:rsidR="00375DCF">
        <w:rPr>
          <w:rFonts w:eastAsia="Times"/>
        </w:rPr>
        <w:fldChar w:fldCharType="begin"/>
      </w:r>
      <w:r w:rsidR="00A654B2">
        <w:rPr>
          <w:rFonts w:eastAsia="Times"/>
        </w:rPr>
        <w:instrText xml:space="preserve"> PAGEREF CalibrationProcedures \h </w:instrText>
      </w:r>
      <w:r w:rsidR="00375DCF">
        <w:rPr>
          <w:rFonts w:eastAsia="Times"/>
        </w:rPr>
      </w:r>
      <w:r w:rsidR="00375DCF">
        <w:rPr>
          <w:rFonts w:eastAsia="Times"/>
        </w:rPr>
        <w:fldChar w:fldCharType="separate"/>
      </w:r>
      <w:r w:rsidR="00A04838">
        <w:rPr>
          <w:rFonts w:eastAsia="Times"/>
          <w:noProof/>
        </w:rPr>
        <w:t>5</w:t>
      </w:r>
      <w:r w:rsidR="00375DCF">
        <w:rPr>
          <w:rFonts w:eastAsia="Times"/>
        </w:rPr>
        <w:fldChar w:fldCharType="end"/>
      </w:r>
      <w:r w:rsidR="00A654B2">
        <w:rPr>
          <w:rFonts w:eastAsia="Times"/>
        </w:rPr>
        <w:t>)</w:t>
      </w:r>
    </w:p>
    <w:p w:rsidR="00871525" w:rsidRPr="00871525" w:rsidRDefault="00375DCF" w:rsidP="00871525">
      <w:pPr>
        <w:pStyle w:val="jovBodyText"/>
        <w:rPr>
          <w:rFonts w:eastAsia="Times"/>
          <w:strike/>
          <w:rPrChange w:id="30" w:author="Lewis L Chuang" w:date="2009-06-10T18:18:00Z">
            <w:rPr>
              <w:rFonts w:eastAsia="Times"/>
            </w:rPr>
          </w:rPrChange>
        </w:rPr>
      </w:pPr>
      <w:r w:rsidRPr="00375DCF">
        <w:rPr>
          <w:strike/>
          <w:noProof/>
        </w:rPr>
        <w:pict>
          <v:shapetype id="_x0000_t202" coordsize="21600,21600" o:spt="202" path="m,l,21600r21600,l21600,xe">
            <v:stroke joinstyle="miter"/>
            <v:path gradientshapeok="t" o:connecttype="rect"/>
          </v:shapetype>
          <v:shape id="_x0000_s1773" type="#_x0000_t202" style="position:absolute;left:0;text-align:left;margin-left:-3.85pt;margin-top:-277.85pt;width:257.1pt;height:60pt;z-index:251668992" stroked="f">
            <v:textbox style="mso-next-textbox:#_x0000_s1773;mso-fit-shape-to-text:t" inset="0,0,0,0">
              <w:txbxContent>
                <w:p w:rsidR="007811B1" w:rsidRDefault="007811B1">
                  <w:pPr>
                    <w:pStyle w:val="jovCaption"/>
                    <w:rPr>
                      <w:noProof/>
                    </w:rPr>
                    <w:pPrChange w:id="31" w:author="Lewis L Chuang" w:date="2009-06-10T11:37:00Z">
                      <w:pPr>
                        <w:pStyle w:val="jovBodyText"/>
                      </w:pPr>
                    </w:pPrChange>
                  </w:pPr>
                  <w:r>
                    <w:t xml:space="preserve">Figure </w:t>
                  </w:r>
                  <w:fldSimple w:instr=" SEQ Figure \* ARABIC ">
                    <w:r w:rsidR="00A04838">
                      <w:rPr>
                        <w:noProof/>
                      </w:rPr>
                      <w:t>2</w:t>
                    </w:r>
                  </w:fldSimple>
                  <w:r>
                    <w:t xml:space="preserve">. left: Eyetracker (SR Research) with retro-reflective markers (VICON) for headtracker. right: Multiresolution wall-sized display that selectively renders high-resolution graphics at the current point-of-regard </w:t>
                  </w:r>
                </w:p>
              </w:txbxContent>
            </v:textbox>
            <w10:wrap type="topAndBottom"/>
          </v:shape>
        </w:pict>
      </w:r>
      <w:r w:rsidRPr="00375DCF">
        <w:rPr>
          <w:rFonts w:eastAsia="Times"/>
          <w:strike/>
          <w:rPrChange w:id="32" w:author="Lewis L Chuang" w:date="2009-06-10T18:18:00Z">
            <w:rPr>
              <w:rFonts w:ascii="Times" w:eastAsia="Times" w:hAnsi="Times"/>
            </w:rPr>
          </w:rPrChange>
        </w:rPr>
        <w:t xml:space="preserve">The MoCap system returns (i) a 3D vector, </w:t>
      </w:r>
      <w:r w:rsidRPr="00375DCF">
        <w:rPr>
          <w:rFonts w:ascii="CMMI9" w:eastAsia="Times" w:hAnsi="CMMI9" w:cs="CMMI9"/>
          <w:strike/>
          <w:rPrChange w:id="33" w:author="Lewis L Chuang" w:date="2009-06-10T18:18:00Z">
            <w:rPr>
              <w:rFonts w:ascii="CMMI9" w:eastAsia="Times" w:hAnsi="CMMI9" w:cs="CMMI9"/>
            </w:rPr>
          </w:rPrChange>
        </w:rPr>
        <w:t>~</w:t>
      </w:r>
      <w:r w:rsidRPr="00375DCF">
        <w:rPr>
          <w:rFonts w:eastAsia="Times"/>
          <w:strike/>
          <w:rPrChange w:id="34" w:author="Lewis L Chuang" w:date="2009-06-10T18:18:00Z">
            <w:rPr>
              <w:rFonts w:ascii="Times" w:eastAsia="Times" w:hAnsi="Times"/>
            </w:rPr>
          </w:rPrChange>
        </w:rPr>
        <w:t xml:space="preserve"> </w:t>
      </w:r>
      <m:oMath>
        <m:sSubSup>
          <m:sSubSupPr>
            <m:ctrlPr>
              <w:rPr>
                <w:rFonts w:ascii="Cambria Math" w:eastAsia="Times" w:hAnsi="Cambria Math"/>
                <w:i/>
                <w:strike/>
              </w:rPr>
            </m:ctrlPr>
          </m:sSubSupPr>
          <m:e>
            <m:r>
              <w:rPr>
                <w:rFonts w:ascii="Cambria Math" w:eastAsia="Times" w:hAnsi="Cambria Math"/>
                <w:strike/>
                <w:rPrChange w:id="35" w:author="Lewis L Chuang" w:date="2009-06-10T18:18:00Z">
                  <w:rPr>
                    <w:rFonts w:ascii="Cambria Math" w:eastAsia="Times" w:hAnsi="Cambria Math"/>
                  </w:rPr>
                </w:rPrChange>
              </w:rPr>
              <m:t>p</m:t>
            </m:r>
          </m:e>
          <m:sub>
            <m:r>
              <w:rPr>
                <w:rFonts w:ascii="Cambria Math" w:eastAsia="Times" w:hAnsi="Cambria Math"/>
                <w:strike/>
                <w:rPrChange w:id="36" w:author="Lewis L Chuang" w:date="2009-06-10T18:18:00Z">
                  <w:rPr>
                    <w:rFonts w:ascii="Cambria Math" w:eastAsia="Times" w:hAnsi="Cambria Math"/>
                  </w:rPr>
                </w:rPrChange>
              </w:rPr>
              <m:t>h</m:t>
            </m:r>
          </m:sub>
          <m:sup>
            <m:r>
              <w:rPr>
                <w:rFonts w:ascii="Cambria Math" w:eastAsia="Times" w:hAnsi="Cambria Math"/>
                <w:strike/>
                <w:rPrChange w:id="37" w:author="Lewis L Chuang" w:date="2009-06-10T18:18:00Z">
                  <w:rPr>
                    <w:rFonts w:ascii="Cambria Math" w:eastAsia="Times" w:hAnsi="Cambria Math"/>
                  </w:rPr>
                </w:rPrChange>
              </w:rPr>
              <m:t>w</m:t>
            </m:r>
            <m:r>
              <w:rPr>
                <w:rFonts w:ascii="Cambria Math" w:eastAsia="Times" w:hAnsi="Cambria Math"/>
                <w:strike/>
                <w:rPrChange w:id="38" w:author="Lewis L Chuang" w:date="2009-06-10T18:18:00Z">
                  <w:rPr>
                    <w:rFonts w:ascii="Cambria Math" w:eastAsia="Times" w:hAnsi="Cambria Math"/>
                  </w:rPr>
                </w:rPrChange>
              </w:rPr>
              <m:t>cs</m:t>
            </m:r>
          </m:sup>
        </m:sSubSup>
      </m:oMath>
      <w:r w:rsidRPr="00375DCF">
        <w:rPr>
          <w:rFonts w:eastAsia="Times"/>
          <w:strike/>
          <w:rPrChange w:id="39" w:author="Lewis L Chuang" w:date="2009-06-10T18:18:00Z">
            <w:rPr>
              <w:rFonts w:ascii="Times" w:eastAsia="Times" w:hAnsi="Times"/>
            </w:rPr>
          </w:rPrChange>
        </w:rPr>
        <w:t xml:space="preserve">, which specifies the position of the eyetracker in the WCS, and (ii) a 3x3 matrix, </w:t>
      </w:r>
      <m:oMath>
        <m:sSubSup>
          <m:sSubSupPr>
            <m:ctrlPr>
              <w:rPr>
                <w:rFonts w:ascii="Cambria Math" w:eastAsia="Times" w:hAnsi="Cambria Math"/>
                <w:i/>
                <w:strike/>
              </w:rPr>
            </m:ctrlPr>
          </m:sSubSupPr>
          <m:e>
            <m:r>
              <w:rPr>
                <w:rFonts w:ascii="Cambria Math" w:eastAsia="Times" w:hAnsi="Cambria Math"/>
                <w:strike/>
                <w:rPrChange w:id="40" w:author="Lewis L Chuang" w:date="2009-06-10T18:18:00Z">
                  <w:rPr>
                    <w:rFonts w:ascii="Cambria Math" w:eastAsia="Times" w:hAnsi="Cambria Math"/>
                  </w:rPr>
                </w:rPrChange>
              </w:rPr>
              <m:t>o</m:t>
            </m:r>
          </m:e>
          <m:sub>
            <m:r>
              <w:rPr>
                <w:rFonts w:ascii="Cambria Math" w:eastAsia="Times" w:hAnsi="Cambria Math"/>
                <w:strike/>
                <w:rPrChange w:id="41" w:author="Lewis L Chuang" w:date="2009-06-10T18:18:00Z">
                  <w:rPr>
                    <w:rFonts w:ascii="Cambria Math" w:eastAsia="Times" w:hAnsi="Cambria Math"/>
                  </w:rPr>
                </w:rPrChange>
              </w:rPr>
              <m:t>h</m:t>
            </m:r>
          </m:sub>
          <m:sup>
            <m:r>
              <w:rPr>
                <w:rFonts w:ascii="Cambria Math" w:eastAsia="Times" w:hAnsi="Cambria Math"/>
                <w:strike/>
                <w:rPrChange w:id="42" w:author="Lewis L Chuang" w:date="2009-06-10T18:18:00Z">
                  <w:rPr>
                    <w:rFonts w:ascii="Cambria Math" w:eastAsia="Times" w:hAnsi="Cambria Math"/>
                  </w:rPr>
                </w:rPrChange>
              </w:rPr>
              <m:t>wcs</m:t>
            </m:r>
          </m:sup>
        </m:sSubSup>
      </m:oMath>
      <w:r w:rsidRPr="00375DCF">
        <w:rPr>
          <w:rFonts w:ascii="CMBX9" w:eastAsia="Times" w:hAnsi="CMBX9" w:cs="CMBX9"/>
          <w:strike/>
          <w:rPrChange w:id="43" w:author="Lewis L Chuang" w:date="2009-06-10T18:18:00Z">
            <w:rPr>
              <w:rFonts w:ascii="CMBX9" w:eastAsia="Times" w:hAnsi="CMBX9" w:cs="CMBX9"/>
            </w:rPr>
          </w:rPrChange>
        </w:rPr>
        <w:t>O</w:t>
      </w:r>
      <w:r w:rsidRPr="00375DCF">
        <w:rPr>
          <w:rFonts w:ascii="CMMI6" w:eastAsia="Times" w:hAnsi="CMMI6" w:cs="CMMI6"/>
          <w:strike/>
          <w:sz w:val="12"/>
          <w:szCs w:val="12"/>
          <w:rPrChange w:id="44" w:author="Lewis L Chuang" w:date="2009-06-10T18:18:00Z">
            <w:rPr>
              <w:rFonts w:ascii="CMMI6" w:eastAsia="Times" w:hAnsi="CMMI6" w:cs="CMMI6"/>
              <w:sz w:val="12"/>
              <w:szCs w:val="12"/>
            </w:rPr>
          </w:rPrChange>
        </w:rPr>
        <w:t xml:space="preserve"> </w:t>
      </w:r>
      <w:r w:rsidRPr="00375DCF">
        <w:rPr>
          <w:rFonts w:eastAsia="Times"/>
          <w:strike/>
          <w:rPrChange w:id="45" w:author="Lewis L Chuang" w:date="2009-06-10T18:18:00Z">
            <w:rPr>
              <w:rFonts w:ascii="Times" w:eastAsia="Times" w:hAnsi="Times"/>
            </w:rPr>
          </w:rPrChange>
        </w:rPr>
        <w:t xml:space="preserve">that describes the orientation of the eyetracker in WCS. The relationship between the tracked object and the observer’s eyes can be described in terms of a translation vector, </w:t>
      </w:r>
      <w:r w:rsidRPr="00375DCF">
        <w:rPr>
          <w:rFonts w:ascii="CMMI9" w:eastAsia="Times" w:hAnsi="CMMI9" w:cs="CMMI9"/>
          <w:strike/>
          <w:rPrChange w:id="46" w:author="Lewis L Chuang" w:date="2009-06-10T18:18:00Z">
            <w:rPr>
              <w:rFonts w:ascii="CMMI9" w:eastAsia="Times" w:hAnsi="CMMI9" w:cs="CMMI9"/>
            </w:rPr>
          </w:rPrChange>
        </w:rPr>
        <w:t>~</w:t>
      </w:r>
      <w:r w:rsidRPr="00375DCF">
        <w:rPr>
          <w:rFonts w:ascii="CMBX9" w:eastAsia="Times" w:hAnsi="CMBX9" w:cs="CMBX9"/>
          <w:strike/>
          <w:rPrChange w:id="47" w:author="Lewis L Chuang" w:date="2009-06-10T18:18:00Z">
            <w:rPr>
              <w:rFonts w:ascii="CMBX9" w:eastAsia="Times" w:hAnsi="CMBX9" w:cs="CMBX9"/>
            </w:rPr>
          </w:rPrChange>
        </w:rPr>
        <w:t>v</w:t>
      </w:r>
      <w:r w:rsidRPr="00375DCF">
        <w:rPr>
          <w:rFonts w:ascii="CMMI5" w:eastAsia="Times" w:hAnsi="CMMI5" w:cs="CMMI5"/>
          <w:strike/>
          <w:sz w:val="10"/>
          <w:szCs w:val="10"/>
          <w:rPrChange w:id="48" w:author="Lewis L Chuang" w:date="2009-06-10T18:18:00Z">
            <w:rPr>
              <w:rFonts w:ascii="CMMI5" w:eastAsia="Times" w:hAnsi="CMMI5" w:cs="CMMI5"/>
              <w:sz w:val="10"/>
              <w:szCs w:val="10"/>
            </w:rPr>
          </w:rPrChange>
        </w:rPr>
        <w:t xml:space="preserve">HCS </w:t>
      </w:r>
      <w:r w:rsidRPr="00375DCF">
        <w:rPr>
          <w:rFonts w:ascii="CMMI6" w:eastAsia="Times" w:hAnsi="CMMI6" w:cs="CMMI6"/>
          <w:strike/>
          <w:sz w:val="12"/>
          <w:szCs w:val="12"/>
          <w:rPrChange w:id="49" w:author="Lewis L Chuang" w:date="2009-06-10T18:18:00Z">
            <w:rPr>
              <w:rFonts w:ascii="CMMI6" w:eastAsia="Times" w:hAnsi="CMMI6" w:cs="CMMI6"/>
              <w:sz w:val="12"/>
              <w:szCs w:val="12"/>
            </w:rPr>
          </w:rPrChange>
        </w:rPr>
        <w:t xml:space="preserve">he </w:t>
      </w:r>
      <w:r w:rsidRPr="00375DCF">
        <w:rPr>
          <w:rFonts w:eastAsia="Times"/>
          <w:strike/>
          <w:rPrChange w:id="50" w:author="Lewis L Chuang" w:date="2009-06-10T18:18:00Z">
            <w:rPr>
              <w:rFonts w:ascii="Times" w:eastAsia="Times" w:hAnsi="Times"/>
            </w:rPr>
          </w:rPrChange>
        </w:rPr>
        <w:t xml:space="preserve">and a rotation matrix, </w:t>
      </w:r>
      <w:r w:rsidRPr="00375DCF">
        <w:rPr>
          <w:rFonts w:ascii="CMBX9" w:eastAsia="Times" w:hAnsi="CMBX9" w:cs="CMBX9"/>
          <w:strike/>
          <w:rPrChange w:id="51" w:author="Lewis L Chuang" w:date="2009-06-10T18:18:00Z">
            <w:rPr>
              <w:rFonts w:ascii="CMBX9" w:eastAsia="Times" w:hAnsi="CMBX9" w:cs="CMBX9"/>
            </w:rPr>
          </w:rPrChange>
        </w:rPr>
        <w:t>R</w:t>
      </w:r>
      <w:r w:rsidRPr="00375DCF">
        <w:rPr>
          <w:rFonts w:ascii="CMMI5" w:eastAsia="Times" w:hAnsi="CMMI5" w:cs="CMMI5"/>
          <w:strike/>
          <w:sz w:val="10"/>
          <w:szCs w:val="10"/>
          <w:rPrChange w:id="52" w:author="Lewis L Chuang" w:date="2009-06-10T18:18:00Z">
            <w:rPr>
              <w:rFonts w:ascii="CMMI5" w:eastAsia="Times" w:hAnsi="CMMI5" w:cs="CMMI5"/>
              <w:sz w:val="10"/>
              <w:szCs w:val="10"/>
            </w:rPr>
          </w:rPrChange>
        </w:rPr>
        <w:t xml:space="preserve">HCS </w:t>
      </w:r>
      <w:r w:rsidRPr="00375DCF">
        <w:rPr>
          <w:rFonts w:ascii="CMMI6" w:eastAsia="Times" w:hAnsi="CMMI6" w:cs="CMMI6"/>
          <w:strike/>
          <w:sz w:val="12"/>
          <w:szCs w:val="12"/>
          <w:rPrChange w:id="53" w:author="Lewis L Chuang" w:date="2009-06-10T18:18:00Z">
            <w:rPr>
              <w:rFonts w:ascii="CMMI6" w:eastAsia="Times" w:hAnsi="CMMI6" w:cs="CMMI6"/>
              <w:sz w:val="12"/>
              <w:szCs w:val="12"/>
            </w:rPr>
          </w:rPrChange>
        </w:rPr>
        <w:t xml:space="preserve">he </w:t>
      </w:r>
      <w:r w:rsidRPr="00375DCF">
        <w:rPr>
          <w:rFonts w:eastAsia="Times"/>
          <w:strike/>
          <w:rPrChange w:id="54" w:author="Lewis L Chuang" w:date="2009-06-10T18:18:00Z">
            <w:rPr>
              <w:rFonts w:ascii="Times" w:eastAsia="Times" w:hAnsi="Times"/>
            </w:rPr>
          </w:rPrChange>
        </w:rPr>
        <w:t xml:space="preserve">that together represent the transformation from HCS to ECS. As the position of the eye relative to the head is assumed to be constant, this mapping is measured only once, in the calibration procedure. </w:t>
      </w:r>
    </w:p>
    <w:p w:rsidR="00871525" w:rsidRPr="00871525" w:rsidRDefault="00375DCF" w:rsidP="00871525">
      <w:pPr>
        <w:pStyle w:val="jovBodyText"/>
        <w:rPr>
          <w:rFonts w:eastAsia="Times"/>
          <w:strike/>
          <w:rPrChange w:id="55" w:author="Lewis L Chuang" w:date="2009-06-10T18:18:00Z">
            <w:rPr>
              <w:rFonts w:eastAsia="Times"/>
            </w:rPr>
          </w:rPrChange>
        </w:rPr>
      </w:pPr>
      <w:r w:rsidRPr="00375DCF">
        <w:rPr>
          <w:rFonts w:ascii="CMMI9" w:eastAsia="Times" w:hAnsi="CMMI9" w:cs="CMMI9"/>
          <w:strike/>
          <w:rPrChange w:id="56" w:author="Lewis L Chuang" w:date="2009-06-10T18:18:00Z">
            <w:rPr>
              <w:rFonts w:ascii="CMMI9" w:eastAsia="Times" w:hAnsi="CMMI9" w:cs="CMMI9"/>
            </w:rPr>
          </w:rPrChange>
        </w:rPr>
        <w:t>~</w:t>
      </w:r>
      <w:r w:rsidRPr="00375DCF">
        <w:rPr>
          <w:rFonts w:ascii="CMBX9" w:eastAsia="Times" w:hAnsi="CMBX9" w:cs="CMBX9"/>
          <w:strike/>
          <w:rPrChange w:id="57" w:author="Lewis L Chuang" w:date="2009-06-10T18:18:00Z">
            <w:rPr>
              <w:rFonts w:ascii="CMBX9" w:eastAsia="Times" w:hAnsi="CMBX9" w:cs="CMBX9"/>
            </w:rPr>
          </w:rPrChange>
        </w:rPr>
        <w:t>v</w:t>
      </w:r>
      <w:r w:rsidRPr="00375DCF">
        <w:rPr>
          <w:rFonts w:ascii="CMMI5" w:eastAsia="Times" w:hAnsi="CMMI5" w:cs="CMMI5"/>
          <w:strike/>
          <w:sz w:val="10"/>
          <w:szCs w:val="10"/>
          <w:rPrChange w:id="58" w:author="Lewis L Chuang" w:date="2009-06-10T18:18:00Z">
            <w:rPr>
              <w:rFonts w:ascii="CMMI5" w:eastAsia="Times" w:hAnsi="CMMI5" w:cs="CMMI5"/>
              <w:sz w:val="10"/>
              <w:szCs w:val="10"/>
            </w:rPr>
          </w:rPrChange>
        </w:rPr>
        <w:t xml:space="preserve">WCS </w:t>
      </w:r>
      <w:r w:rsidRPr="00375DCF">
        <w:rPr>
          <w:rFonts w:ascii="CMMI6" w:eastAsia="Times" w:hAnsi="CMMI6" w:cs="CMMI6"/>
          <w:strike/>
          <w:sz w:val="12"/>
          <w:szCs w:val="12"/>
          <w:rPrChange w:id="59" w:author="Lewis L Chuang" w:date="2009-06-10T18:18:00Z">
            <w:rPr>
              <w:rFonts w:ascii="CMMI6" w:eastAsia="Times" w:hAnsi="CMMI6" w:cs="CMMI6"/>
              <w:sz w:val="12"/>
              <w:szCs w:val="12"/>
            </w:rPr>
          </w:rPrChange>
        </w:rPr>
        <w:t xml:space="preserve">g </w:t>
      </w:r>
      <w:r w:rsidRPr="00375DCF">
        <w:rPr>
          <w:rFonts w:ascii="CMR9" w:eastAsia="Times" w:hAnsi="CMR9" w:cs="CMR9"/>
          <w:strike/>
          <w:rPrChange w:id="60" w:author="Lewis L Chuang" w:date="2009-06-10T18:18:00Z">
            <w:rPr>
              <w:rFonts w:ascii="CMR9" w:eastAsia="Times" w:hAnsi="CMR9" w:cs="CMR9"/>
            </w:rPr>
          </w:rPrChange>
        </w:rPr>
        <w:t xml:space="preserve">= </w:t>
      </w:r>
      <w:r w:rsidRPr="00375DCF">
        <w:rPr>
          <w:rFonts w:ascii="CMMI9" w:eastAsia="Times" w:hAnsi="CMMI9" w:cs="CMMI9"/>
          <w:strike/>
          <w:rPrChange w:id="61" w:author="Lewis L Chuang" w:date="2009-06-10T18:18:00Z">
            <w:rPr>
              <w:rFonts w:ascii="CMMI9" w:eastAsia="Times" w:hAnsi="CMMI9" w:cs="CMMI9"/>
            </w:rPr>
          </w:rPrChange>
        </w:rPr>
        <w:t>~</w:t>
      </w:r>
      <w:r w:rsidRPr="00375DCF">
        <w:rPr>
          <w:rFonts w:ascii="CMBX9" w:eastAsia="Times" w:hAnsi="CMBX9" w:cs="CMBX9"/>
          <w:strike/>
          <w:rPrChange w:id="62" w:author="Lewis L Chuang" w:date="2009-06-10T18:18:00Z">
            <w:rPr>
              <w:rFonts w:ascii="CMBX9" w:eastAsia="Times" w:hAnsi="CMBX9" w:cs="CMBX9"/>
            </w:rPr>
          </w:rPrChange>
        </w:rPr>
        <w:t>p</w:t>
      </w:r>
      <w:r w:rsidRPr="00375DCF">
        <w:rPr>
          <w:rFonts w:ascii="CMMI5" w:eastAsia="Times" w:hAnsi="CMMI5" w:cs="CMMI5"/>
          <w:strike/>
          <w:sz w:val="10"/>
          <w:szCs w:val="10"/>
          <w:rPrChange w:id="63" w:author="Lewis L Chuang" w:date="2009-06-10T18:18:00Z">
            <w:rPr>
              <w:rFonts w:ascii="CMMI5" w:eastAsia="Times" w:hAnsi="CMMI5" w:cs="CMMI5"/>
              <w:sz w:val="10"/>
              <w:szCs w:val="10"/>
            </w:rPr>
          </w:rPrChange>
        </w:rPr>
        <w:t xml:space="preserve">WCS </w:t>
      </w:r>
      <w:r w:rsidRPr="00375DCF">
        <w:rPr>
          <w:rFonts w:ascii="CMMI6" w:eastAsia="Times" w:hAnsi="CMMI6" w:cs="CMMI6"/>
          <w:strike/>
          <w:sz w:val="12"/>
          <w:szCs w:val="12"/>
          <w:rPrChange w:id="64" w:author="Lewis L Chuang" w:date="2009-06-10T18:18:00Z">
            <w:rPr>
              <w:rFonts w:ascii="CMMI6" w:eastAsia="Times" w:hAnsi="CMMI6" w:cs="CMMI6"/>
              <w:sz w:val="12"/>
              <w:szCs w:val="12"/>
            </w:rPr>
          </w:rPrChange>
        </w:rPr>
        <w:t xml:space="preserve">h </w:t>
      </w:r>
      <w:r w:rsidRPr="00375DCF">
        <w:rPr>
          <w:rFonts w:ascii="CMR9" w:eastAsia="Times" w:hAnsi="CMR9" w:cs="CMR9"/>
          <w:strike/>
          <w:rPrChange w:id="65" w:author="Lewis L Chuang" w:date="2009-06-10T18:18:00Z">
            <w:rPr>
              <w:rFonts w:ascii="CMR9" w:eastAsia="Times" w:hAnsi="CMR9" w:cs="CMR9"/>
            </w:rPr>
          </w:rPrChange>
        </w:rPr>
        <w:t xml:space="preserve">+ </w:t>
      </w:r>
      <w:r w:rsidRPr="00375DCF">
        <w:rPr>
          <w:rFonts w:ascii="CMBX9" w:eastAsia="Times" w:hAnsi="CMBX9" w:cs="CMBX9"/>
          <w:strike/>
          <w:rPrChange w:id="66" w:author="Lewis L Chuang" w:date="2009-06-10T18:18:00Z">
            <w:rPr>
              <w:rFonts w:ascii="CMBX9" w:eastAsia="Times" w:hAnsi="CMBX9" w:cs="CMBX9"/>
            </w:rPr>
          </w:rPrChange>
        </w:rPr>
        <w:t>O</w:t>
      </w:r>
      <w:r w:rsidRPr="00375DCF">
        <w:rPr>
          <w:rFonts w:ascii="CMMI5" w:eastAsia="Times" w:hAnsi="CMMI5" w:cs="CMMI5"/>
          <w:strike/>
          <w:sz w:val="10"/>
          <w:szCs w:val="10"/>
          <w:rPrChange w:id="67" w:author="Lewis L Chuang" w:date="2009-06-10T18:18:00Z">
            <w:rPr>
              <w:rFonts w:ascii="CMMI5" w:eastAsia="Times" w:hAnsi="CMMI5" w:cs="CMMI5"/>
              <w:sz w:val="10"/>
              <w:szCs w:val="10"/>
            </w:rPr>
          </w:rPrChange>
        </w:rPr>
        <w:t xml:space="preserve">WCS </w:t>
      </w:r>
      <w:r w:rsidRPr="00375DCF">
        <w:rPr>
          <w:rFonts w:ascii="CMMI6" w:eastAsia="Times" w:hAnsi="CMMI6" w:cs="CMMI6"/>
          <w:strike/>
          <w:sz w:val="12"/>
          <w:szCs w:val="12"/>
          <w:rPrChange w:id="68" w:author="Lewis L Chuang" w:date="2009-06-10T18:18:00Z">
            <w:rPr>
              <w:rFonts w:ascii="CMMI6" w:eastAsia="Times" w:hAnsi="CMMI6" w:cs="CMMI6"/>
              <w:sz w:val="12"/>
              <w:szCs w:val="12"/>
            </w:rPr>
          </w:rPrChange>
        </w:rPr>
        <w:t xml:space="preserve">h </w:t>
      </w:r>
      <w:r w:rsidRPr="00375DCF">
        <w:rPr>
          <w:rFonts w:ascii="CMSY9" w:eastAsia="Times" w:hAnsi="CMSY9" w:cs="CMSY9"/>
          <w:strike/>
          <w:rPrChange w:id="69" w:author="Lewis L Chuang" w:date="2009-06-10T18:18:00Z">
            <w:rPr>
              <w:rFonts w:ascii="CMSY9" w:eastAsia="Times" w:hAnsi="CMSY9" w:cs="CMSY9"/>
            </w:rPr>
          </w:rPrChange>
        </w:rPr>
        <w:t xml:space="preserve">_ </w:t>
      </w:r>
      <w:r w:rsidRPr="00375DCF">
        <w:rPr>
          <w:rFonts w:ascii="CMMI9" w:eastAsia="Times" w:hAnsi="CMMI9" w:cs="CMMI9"/>
          <w:strike/>
          <w:rPrChange w:id="70" w:author="Lewis L Chuang" w:date="2009-06-10T18:18:00Z">
            <w:rPr>
              <w:rFonts w:ascii="CMMI9" w:eastAsia="Times" w:hAnsi="CMMI9" w:cs="CMMI9"/>
            </w:rPr>
          </w:rPrChange>
        </w:rPr>
        <w:t>~</w:t>
      </w:r>
      <w:r w:rsidRPr="00375DCF">
        <w:rPr>
          <w:rFonts w:ascii="CMBX9" w:eastAsia="Times" w:hAnsi="CMBX9" w:cs="CMBX9"/>
          <w:strike/>
          <w:rPrChange w:id="71" w:author="Lewis L Chuang" w:date="2009-06-10T18:18:00Z">
            <w:rPr>
              <w:rFonts w:ascii="CMBX9" w:eastAsia="Times" w:hAnsi="CMBX9" w:cs="CMBX9"/>
            </w:rPr>
          </w:rPrChange>
        </w:rPr>
        <w:t>v</w:t>
      </w:r>
      <w:r w:rsidRPr="00375DCF">
        <w:rPr>
          <w:rFonts w:ascii="CMMI5" w:eastAsia="Times" w:hAnsi="CMMI5" w:cs="CMMI5"/>
          <w:strike/>
          <w:sz w:val="10"/>
          <w:szCs w:val="10"/>
          <w:rPrChange w:id="72" w:author="Lewis L Chuang" w:date="2009-06-10T18:18:00Z">
            <w:rPr>
              <w:rFonts w:ascii="CMMI5" w:eastAsia="Times" w:hAnsi="CMMI5" w:cs="CMMI5"/>
              <w:sz w:val="10"/>
              <w:szCs w:val="10"/>
            </w:rPr>
          </w:rPrChange>
        </w:rPr>
        <w:t xml:space="preserve">HCS </w:t>
      </w:r>
      <w:r w:rsidRPr="00375DCF">
        <w:rPr>
          <w:rFonts w:ascii="CMMI6" w:eastAsia="Times" w:hAnsi="CMMI6" w:cs="CMMI6"/>
          <w:strike/>
          <w:sz w:val="12"/>
          <w:szCs w:val="12"/>
          <w:rPrChange w:id="73" w:author="Lewis L Chuang" w:date="2009-06-10T18:18:00Z">
            <w:rPr>
              <w:rFonts w:ascii="CMMI6" w:eastAsia="Times" w:hAnsi="CMMI6" w:cs="CMMI6"/>
              <w:sz w:val="12"/>
              <w:szCs w:val="12"/>
            </w:rPr>
          </w:rPrChange>
        </w:rPr>
        <w:t xml:space="preserve">he </w:t>
      </w:r>
      <w:r w:rsidRPr="00375DCF">
        <w:rPr>
          <w:rFonts w:eastAsia="Times"/>
          <w:strike/>
          <w:rPrChange w:id="74" w:author="Lewis L Chuang" w:date="2009-06-10T18:18:00Z">
            <w:rPr>
              <w:rFonts w:ascii="Times" w:eastAsia="Times" w:hAnsi="Times"/>
            </w:rPr>
          </w:rPrChange>
        </w:rPr>
        <w:t>(1)</w:t>
      </w:r>
    </w:p>
    <w:p w:rsidR="00871525" w:rsidRPr="00871525" w:rsidRDefault="00375DCF" w:rsidP="00871525">
      <w:pPr>
        <w:pStyle w:val="jovBodyText"/>
        <w:rPr>
          <w:rFonts w:eastAsia="Times"/>
          <w:strike/>
          <w:rPrChange w:id="75" w:author="Lewis L Chuang" w:date="2009-06-10T18:18:00Z">
            <w:rPr>
              <w:rFonts w:eastAsia="Times"/>
            </w:rPr>
          </w:rPrChange>
        </w:rPr>
      </w:pPr>
      <w:r w:rsidRPr="00375DCF">
        <w:rPr>
          <w:rFonts w:eastAsia="Times"/>
          <w:strike/>
          <w:rPrChange w:id="76" w:author="Lewis L Chuang" w:date="2009-06-10T18:18:00Z">
            <w:rPr>
              <w:rFonts w:ascii="Times" w:eastAsia="Times" w:hAnsi="Times"/>
            </w:rPr>
          </w:rPrChange>
        </w:rPr>
        <w:t>In our setup, the eye-tracking system returns the screen coordinates (</w:t>
      </w:r>
      <w:r w:rsidRPr="00375DCF">
        <w:rPr>
          <w:rFonts w:ascii="CMMI9" w:eastAsia="Times" w:hAnsi="CMMI9" w:cs="CMMI9"/>
          <w:strike/>
          <w:rPrChange w:id="77" w:author="Lewis L Chuang" w:date="2009-06-10T18:18:00Z">
            <w:rPr>
              <w:rFonts w:ascii="CMMI9" w:eastAsia="Times" w:hAnsi="CMMI9" w:cs="CMMI9"/>
            </w:rPr>
          </w:rPrChange>
        </w:rPr>
        <w:t>x, y</w:t>
      </w:r>
      <w:r w:rsidRPr="00375DCF">
        <w:rPr>
          <w:rFonts w:eastAsia="Times"/>
          <w:strike/>
          <w:rPrChange w:id="78" w:author="Lewis L Chuang" w:date="2009-06-10T18:18:00Z">
            <w:rPr>
              <w:rFonts w:ascii="Times" w:eastAsia="Times" w:hAnsi="Times"/>
            </w:rPr>
          </w:rPrChange>
        </w:rPr>
        <w:t>) of the pupil’s centroid in the camera i</w:t>
      </w:r>
      <w:r w:rsidRPr="00375DCF">
        <w:rPr>
          <w:rFonts w:eastAsia="Times"/>
          <w:strike/>
          <w:rPrChange w:id="79" w:author="Lewis L Chuang" w:date="2009-06-10T18:18:00Z">
            <w:rPr>
              <w:rFonts w:ascii="Times" w:eastAsia="Times" w:hAnsi="Times"/>
            </w:rPr>
          </w:rPrChange>
        </w:rPr>
        <w:t>m</w:t>
      </w:r>
      <w:r w:rsidRPr="00375DCF">
        <w:rPr>
          <w:rFonts w:eastAsia="Times"/>
          <w:strike/>
          <w:rPrChange w:id="80" w:author="Lewis L Chuang" w:date="2009-06-10T18:18:00Z">
            <w:rPr>
              <w:rFonts w:ascii="Times" w:eastAsia="Times" w:hAnsi="Times"/>
            </w:rPr>
          </w:rPrChange>
        </w:rPr>
        <w:t xml:space="preserve">ages. By using a mapping function </w:t>
      </w:r>
      <w:r w:rsidRPr="00375DCF">
        <w:rPr>
          <w:rFonts w:ascii="CMMI9" w:eastAsia="Times" w:hAnsi="CMMI9" w:cs="CMMI9"/>
          <w:strike/>
          <w:rPrChange w:id="81" w:author="Lewis L Chuang" w:date="2009-06-10T18:18:00Z">
            <w:rPr>
              <w:rFonts w:ascii="CMMI9" w:eastAsia="Times" w:hAnsi="CMMI9" w:cs="CMMI9"/>
            </w:rPr>
          </w:rPrChange>
        </w:rPr>
        <w:t>M</w:t>
      </w:r>
      <w:r w:rsidRPr="00375DCF">
        <w:rPr>
          <w:rFonts w:ascii="CMR9" w:eastAsia="Times" w:hAnsi="CMR9" w:cs="CMR9"/>
          <w:strike/>
          <w:rPrChange w:id="82" w:author="Lewis L Chuang" w:date="2009-06-10T18:18:00Z">
            <w:rPr>
              <w:rFonts w:ascii="CMR9" w:eastAsia="Times" w:hAnsi="CMR9" w:cs="CMR9"/>
            </w:rPr>
          </w:rPrChange>
        </w:rPr>
        <w:t>(</w:t>
      </w:r>
      <w:r w:rsidRPr="00375DCF">
        <w:rPr>
          <w:rFonts w:ascii="CMMI9" w:eastAsia="Times" w:hAnsi="CMMI9" w:cs="CMMI9"/>
          <w:strike/>
          <w:rPrChange w:id="83" w:author="Lewis L Chuang" w:date="2009-06-10T18:18:00Z">
            <w:rPr>
              <w:rFonts w:ascii="CMMI9" w:eastAsia="Times" w:hAnsi="CMMI9" w:cs="CMMI9"/>
            </w:rPr>
          </w:rPrChange>
        </w:rPr>
        <w:t>x, y</w:t>
      </w:r>
      <w:r w:rsidRPr="00375DCF">
        <w:rPr>
          <w:rFonts w:ascii="CMR9" w:eastAsia="Times" w:hAnsi="CMR9" w:cs="CMR9"/>
          <w:strike/>
          <w:rPrChange w:id="84" w:author="Lewis L Chuang" w:date="2009-06-10T18:18:00Z">
            <w:rPr>
              <w:rFonts w:ascii="CMR9" w:eastAsia="Times" w:hAnsi="CMR9" w:cs="CMR9"/>
            </w:rPr>
          </w:rPrChange>
        </w:rPr>
        <w:t xml:space="preserve">) </w:t>
      </w:r>
      <w:r w:rsidRPr="00375DCF">
        <w:rPr>
          <w:rFonts w:eastAsia="Times"/>
          <w:strike/>
          <w:rPrChange w:id="85" w:author="Lewis L Chuang" w:date="2009-06-10T18:18:00Z">
            <w:rPr>
              <w:rFonts w:ascii="Times" w:eastAsia="Times" w:hAnsi="Times"/>
            </w:rPr>
          </w:rPrChange>
        </w:rPr>
        <w:t xml:space="preserve">as described by [7] the 2D image position can be mapped to a 3D viewing direction vector for the eye </w:t>
      </w:r>
      <w:r w:rsidRPr="00375DCF">
        <w:rPr>
          <w:rFonts w:ascii="CMMI9" w:eastAsia="Times" w:hAnsi="CMMI9" w:cs="CMMI9"/>
          <w:strike/>
          <w:rPrChange w:id="86" w:author="Lewis L Chuang" w:date="2009-06-10T18:18:00Z">
            <w:rPr>
              <w:rFonts w:ascii="CMMI9" w:eastAsia="Times" w:hAnsi="CMMI9" w:cs="CMMI9"/>
            </w:rPr>
          </w:rPrChange>
        </w:rPr>
        <w:t>~</w:t>
      </w:r>
      <w:r w:rsidRPr="00375DCF">
        <w:rPr>
          <w:rFonts w:ascii="CMBX9" w:eastAsia="Times" w:hAnsi="CMBX9" w:cs="CMBX9"/>
          <w:strike/>
          <w:rPrChange w:id="87" w:author="Lewis L Chuang" w:date="2009-06-10T18:18:00Z">
            <w:rPr>
              <w:rFonts w:ascii="CMBX9" w:eastAsia="Times" w:hAnsi="CMBX9" w:cs="CMBX9"/>
            </w:rPr>
          </w:rPrChange>
        </w:rPr>
        <w:t>d</w:t>
      </w:r>
      <w:r w:rsidRPr="00375DCF">
        <w:rPr>
          <w:rFonts w:ascii="CMMI5" w:eastAsia="Times" w:hAnsi="CMMI5" w:cs="CMMI5"/>
          <w:strike/>
          <w:sz w:val="10"/>
          <w:szCs w:val="10"/>
          <w:rPrChange w:id="88" w:author="Lewis L Chuang" w:date="2009-06-10T18:18:00Z">
            <w:rPr>
              <w:rFonts w:ascii="CMMI5" w:eastAsia="Times" w:hAnsi="CMMI5" w:cs="CMMI5"/>
              <w:sz w:val="10"/>
              <w:szCs w:val="10"/>
            </w:rPr>
          </w:rPrChange>
        </w:rPr>
        <w:t xml:space="preserve">ECS </w:t>
      </w:r>
      <w:r w:rsidRPr="00375DCF">
        <w:rPr>
          <w:rFonts w:ascii="CMMI6" w:eastAsia="Times" w:hAnsi="CMMI6" w:cs="CMMI6"/>
          <w:strike/>
          <w:sz w:val="12"/>
          <w:szCs w:val="12"/>
          <w:rPrChange w:id="89" w:author="Lewis L Chuang" w:date="2009-06-10T18:18:00Z">
            <w:rPr>
              <w:rFonts w:ascii="CMMI6" w:eastAsia="Times" w:hAnsi="CMMI6" w:cs="CMMI6"/>
              <w:sz w:val="12"/>
              <w:szCs w:val="12"/>
            </w:rPr>
          </w:rPrChange>
        </w:rPr>
        <w:t xml:space="preserve">e </w:t>
      </w:r>
      <w:r w:rsidRPr="00375DCF">
        <w:rPr>
          <w:rFonts w:eastAsia="Times"/>
          <w:strike/>
          <w:rPrChange w:id="90" w:author="Lewis L Chuang" w:date="2009-06-10T18:18:00Z">
            <w:rPr>
              <w:rFonts w:ascii="Times" w:eastAsia="Times" w:hAnsi="Times"/>
            </w:rPr>
          </w:rPrChange>
        </w:rPr>
        <w:t>in the ECS. This ma</w:t>
      </w:r>
      <w:r w:rsidRPr="00375DCF">
        <w:rPr>
          <w:rFonts w:eastAsia="Times"/>
          <w:strike/>
          <w:rPrChange w:id="91" w:author="Lewis L Chuang" w:date="2009-06-10T18:18:00Z">
            <w:rPr>
              <w:rFonts w:ascii="Times" w:eastAsia="Times" w:hAnsi="Times"/>
            </w:rPr>
          </w:rPrChange>
        </w:rPr>
        <w:t>p</w:t>
      </w:r>
      <w:r w:rsidRPr="00375DCF">
        <w:rPr>
          <w:rFonts w:eastAsia="Times"/>
          <w:strike/>
          <w:rPrChange w:id="92" w:author="Lewis L Chuang" w:date="2009-06-10T18:18:00Z">
            <w:rPr>
              <w:rFonts w:ascii="Times" w:eastAsia="Times" w:hAnsi="Times"/>
            </w:rPr>
          </w:rPrChange>
        </w:rPr>
        <w:t>ping function is estimated from the calibration procedure, described below.</w:t>
      </w:r>
    </w:p>
    <w:p w:rsidR="00871525" w:rsidRPr="00871525" w:rsidRDefault="00375DCF" w:rsidP="00871525">
      <w:pPr>
        <w:pStyle w:val="jovBodyText"/>
        <w:rPr>
          <w:rFonts w:ascii="CMMI5" w:eastAsia="Times" w:hAnsi="CMMI5" w:cs="CMMI5"/>
          <w:strike/>
          <w:sz w:val="10"/>
          <w:szCs w:val="10"/>
          <w:rPrChange w:id="93" w:author="Lewis L Chuang" w:date="2009-06-10T18:18:00Z">
            <w:rPr>
              <w:rFonts w:ascii="CMMI5" w:eastAsia="Times" w:hAnsi="CMMI5" w:cs="CMMI5"/>
              <w:sz w:val="10"/>
              <w:szCs w:val="10"/>
            </w:rPr>
          </w:rPrChange>
        </w:rPr>
      </w:pPr>
      <w:r w:rsidRPr="00375DCF">
        <w:rPr>
          <w:rFonts w:ascii="CMMI9" w:eastAsia="Times" w:hAnsi="CMMI9" w:cs="CMMI9"/>
          <w:strike/>
          <w:rPrChange w:id="94" w:author="Lewis L Chuang" w:date="2009-06-10T18:18:00Z">
            <w:rPr>
              <w:rFonts w:ascii="CMMI9" w:eastAsia="Times" w:hAnsi="CMMI9" w:cs="CMMI9"/>
            </w:rPr>
          </w:rPrChange>
        </w:rPr>
        <w:t>~</w:t>
      </w:r>
      <w:r w:rsidRPr="00375DCF">
        <w:rPr>
          <w:rFonts w:ascii="CMBX9" w:eastAsia="Times" w:hAnsi="CMBX9" w:cs="CMBX9"/>
          <w:strike/>
          <w:rPrChange w:id="95" w:author="Lewis L Chuang" w:date="2009-06-10T18:18:00Z">
            <w:rPr>
              <w:rFonts w:ascii="CMBX9" w:eastAsia="Times" w:hAnsi="CMBX9" w:cs="CMBX9"/>
            </w:rPr>
          </w:rPrChange>
        </w:rPr>
        <w:t>d</w:t>
      </w:r>
      <w:r w:rsidRPr="00375DCF">
        <w:rPr>
          <w:rFonts w:ascii="CMMI5" w:eastAsia="Times" w:hAnsi="CMMI5" w:cs="CMMI5"/>
          <w:strike/>
          <w:sz w:val="10"/>
          <w:szCs w:val="10"/>
          <w:rPrChange w:id="96" w:author="Lewis L Chuang" w:date="2009-06-10T18:18:00Z">
            <w:rPr>
              <w:rFonts w:ascii="CMMI5" w:eastAsia="Times" w:hAnsi="CMMI5" w:cs="CMMI5"/>
              <w:sz w:val="10"/>
              <w:szCs w:val="10"/>
            </w:rPr>
          </w:rPrChange>
        </w:rPr>
        <w:t>ECS</w:t>
      </w:r>
      <w:r w:rsidRPr="00375DCF">
        <w:rPr>
          <w:rFonts w:ascii="CMMI6" w:eastAsia="Times" w:hAnsi="CMMI6" w:cs="CMMI6"/>
          <w:strike/>
          <w:sz w:val="12"/>
          <w:szCs w:val="12"/>
          <w:rPrChange w:id="97" w:author="Lewis L Chuang" w:date="2009-06-10T18:18:00Z">
            <w:rPr>
              <w:rFonts w:ascii="CMMI6" w:eastAsia="Times" w:hAnsi="CMMI6" w:cs="CMMI6"/>
              <w:sz w:val="12"/>
              <w:szCs w:val="12"/>
            </w:rPr>
          </w:rPrChange>
        </w:rPr>
        <w:t xml:space="preserve">e </w:t>
      </w:r>
      <w:r w:rsidRPr="00375DCF">
        <w:rPr>
          <w:rFonts w:ascii="CMR9" w:eastAsia="Times" w:hAnsi="CMR9" w:cs="CMR9"/>
          <w:strike/>
          <w:rPrChange w:id="98" w:author="Lewis L Chuang" w:date="2009-06-10T18:18:00Z">
            <w:rPr>
              <w:rFonts w:ascii="CMR9" w:eastAsia="Times" w:hAnsi="CMR9" w:cs="CMR9"/>
            </w:rPr>
          </w:rPrChange>
        </w:rPr>
        <w:t xml:space="preserve">= </w:t>
      </w:r>
      <w:r w:rsidRPr="00375DCF">
        <w:rPr>
          <w:rFonts w:ascii="CMMI9" w:eastAsia="Times" w:hAnsi="CMMI9" w:cs="CMMI9"/>
          <w:strike/>
          <w:rPrChange w:id="99" w:author="Lewis L Chuang" w:date="2009-06-10T18:18:00Z">
            <w:rPr>
              <w:rFonts w:ascii="CMMI9" w:eastAsia="Times" w:hAnsi="CMMI9" w:cs="CMMI9"/>
            </w:rPr>
          </w:rPrChange>
        </w:rPr>
        <w:t>M</w:t>
      </w:r>
      <w:r w:rsidRPr="00375DCF">
        <w:rPr>
          <w:rFonts w:ascii="CMR9" w:eastAsia="Times" w:hAnsi="CMR9" w:cs="CMR9"/>
          <w:strike/>
          <w:rPrChange w:id="100" w:author="Lewis L Chuang" w:date="2009-06-10T18:18:00Z">
            <w:rPr>
              <w:rFonts w:ascii="CMR9" w:eastAsia="Times" w:hAnsi="CMR9" w:cs="CMR9"/>
            </w:rPr>
          </w:rPrChange>
        </w:rPr>
        <w:t>(</w:t>
      </w:r>
      <w:r w:rsidRPr="00375DCF">
        <w:rPr>
          <w:rFonts w:ascii="CMMI9" w:eastAsia="Times" w:hAnsi="CMMI9" w:cs="CMMI9"/>
          <w:strike/>
          <w:rPrChange w:id="101" w:author="Lewis L Chuang" w:date="2009-06-10T18:18:00Z">
            <w:rPr>
              <w:rFonts w:ascii="CMMI9" w:eastAsia="Times" w:hAnsi="CMMI9" w:cs="CMMI9"/>
            </w:rPr>
          </w:rPrChange>
        </w:rPr>
        <w:t>x, y</w:t>
      </w:r>
      <w:r w:rsidRPr="00375DCF">
        <w:rPr>
          <w:rFonts w:ascii="CMR9" w:eastAsia="Times" w:hAnsi="CMR9" w:cs="CMR9"/>
          <w:strike/>
          <w:rPrChange w:id="102" w:author="Lewis L Chuang" w:date="2009-06-10T18:18:00Z">
            <w:rPr>
              <w:rFonts w:ascii="CMR9" w:eastAsia="Times" w:hAnsi="CMR9" w:cs="CMR9"/>
            </w:rPr>
          </w:rPrChange>
        </w:rPr>
        <w:t xml:space="preserve">) </w:t>
      </w:r>
      <w:r w:rsidRPr="00375DCF">
        <w:rPr>
          <w:rFonts w:eastAsia="Times"/>
          <w:strike/>
          <w:rPrChange w:id="103" w:author="Lewis L Chuang" w:date="2009-06-10T18:18:00Z">
            <w:rPr>
              <w:rFonts w:ascii="Times" w:eastAsia="Times" w:hAnsi="Times"/>
            </w:rPr>
          </w:rPrChange>
        </w:rPr>
        <w:t>(2)</w:t>
      </w:r>
    </w:p>
    <w:p w:rsidR="00871525" w:rsidRPr="00871525" w:rsidRDefault="00375DCF" w:rsidP="00871525">
      <w:pPr>
        <w:pStyle w:val="jovBodyText"/>
        <w:rPr>
          <w:rFonts w:eastAsia="Times"/>
          <w:strike/>
          <w:rPrChange w:id="104" w:author="Lewis L Chuang" w:date="2009-06-10T18:18:00Z">
            <w:rPr>
              <w:rFonts w:eastAsia="Times"/>
            </w:rPr>
          </w:rPrChange>
        </w:rPr>
      </w:pPr>
      <w:r w:rsidRPr="00375DCF">
        <w:rPr>
          <w:rFonts w:eastAsia="Times"/>
          <w:strike/>
          <w:rPrChange w:id="105" w:author="Lewis L Chuang" w:date="2009-06-10T18:18:00Z">
            <w:rPr>
              <w:rFonts w:ascii="Times" w:eastAsia="Times" w:hAnsi="Times"/>
            </w:rPr>
          </w:rPrChange>
        </w:rPr>
        <w:t xml:space="preserve">To translate </w:t>
      </w:r>
      <w:r w:rsidRPr="00375DCF">
        <w:rPr>
          <w:rFonts w:ascii="CMMI9" w:eastAsia="Times" w:hAnsi="CMMI9" w:cs="CMMI9"/>
          <w:strike/>
          <w:rPrChange w:id="106" w:author="Lewis L Chuang" w:date="2009-06-10T18:18:00Z">
            <w:rPr>
              <w:rFonts w:ascii="CMMI9" w:eastAsia="Times" w:hAnsi="CMMI9" w:cs="CMMI9"/>
            </w:rPr>
          </w:rPrChange>
        </w:rPr>
        <w:t>~</w:t>
      </w:r>
      <w:r w:rsidRPr="00375DCF">
        <w:rPr>
          <w:rFonts w:ascii="CMBX9" w:eastAsia="Times" w:hAnsi="CMBX9" w:cs="CMBX9"/>
          <w:strike/>
          <w:rPrChange w:id="107" w:author="Lewis L Chuang" w:date="2009-06-10T18:18:00Z">
            <w:rPr>
              <w:rFonts w:ascii="CMBX9" w:eastAsia="Times" w:hAnsi="CMBX9" w:cs="CMBX9"/>
            </w:rPr>
          </w:rPrChange>
        </w:rPr>
        <w:t>d</w:t>
      </w:r>
      <w:r w:rsidRPr="00375DCF">
        <w:rPr>
          <w:rFonts w:ascii="CMMI5" w:eastAsia="Times" w:hAnsi="CMMI5" w:cs="CMMI5"/>
          <w:strike/>
          <w:sz w:val="10"/>
          <w:szCs w:val="10"/>
          <w:rPrChange w:id="108" w:author="Lewis L Chuang" w:date="2009-06-10T18:18:00Z">
            <w:rPr>
              <w:rFonts w:ascii="CMMI5" w:eastAsia="Times" w:hAnsi="CMMI5" w:cs="CMMI5"/>
              <w:sz w:val="10"/>
              <w:szCs w:val="10"/>
            </w:rPr>
          </w:rPrChange>
        </w:rPr>
        <w:t>ECS</w:t>
      </w:r>
      <w:r w:rsidRPr="00375DCF">
        <w:rPr>
          <w:rFonts w:ascii="CMMI6" w:eastAsia="Times" w:hAnsi="CMMI6" w:cs="CMMI6"/>
          <w:strike/>
          <w:sz w:val="12"/>
          <w:szCs w:val="12"/>
          <w:rPrChange w:id="109" w:author="Lewis L Chuang" w:date="2009-06-10T18:18:00Z">
            <w:rPr>
              <w:rFonts w:ascii="CMMI6" w:eastAsia="Times" w:hAnsi="CMMI6" w:cs="CMMI6"/>
              <w:sz w:val="12"/>
              <w:szCs w:val="12"/>
            </w:rPr>
          </w:rPrChange>
        </w:rPr>
        <w:t xml:space="preserve">e </w:t>
      </w:r>
      <w:r w:rsidRPr="00375DCF">
        <w:rPr>
          <w:rFonts w:eastAsia="Times"/>
          <w:strike/>
          <w:rPrChange w:id="110" w:author="Lewis L Chuang" w:date="2009-06-10T18:18:00Z">
            <w:rPr>
              <w:rFonts w:ascii="Times" w:eastAsia="Times" w:hAnsi="Times"/>
            </w:rPr>
          </w:rPrChange>
        </w:rPr>
        <w:t xml:space="preserve">into the gaze direction </w:t>
      </w:r>
      <w:r w:rsidRPr="00375DCF">
        <w:rPr>
          <w:rFonts w:ascii="CMMI9" w:eastAsia="Times" w:hAnsi="CMMI9" w:cs="CMMI9"/>
          <w:strike/>
          <w:rPrChange w:id="111" w:author="Lewis L Chuang" w:date="2009-06-10T18:18:00Z">
            <w:rPr>
              <w:rFonts w:ascii="CMMI9" w:eastAsia="Times" w:hAnsi="CMMI9" w:cs="CMMI9"/>
            </w:rPr>
          </w:rPrChange>
        </w:rPr>
        <w:t>~</w:t>
      </w:r>
      <w:r w:rsidRPr="00375DCF">
        <w:rPr>
          <w:rFonts w:ascii="CMBX9" w:eastAsia="Times" w:hAnsi="CMBX9" w:cs="CMBX9"/>
          <w:strike/>
          <w:rPrChange w:id="112" w:author="Lewis L Chuang" w:date="2009-06-10T18:18:00Z">
            <w:rPr>
              <w:rFonts w:ascii="CMBX9" w:eastAsia="Times" w:hAnsi="CMBX9" w:cs="CMBX9"/>
            </w:rPr>
          </w:rPrChange>
        </w:rPr>
        <w:t>d</w:t>
      </w:r>
      <w:r w:rsidRPr="00375DCF">
        <w:rPr>
          <w:rFonts w:ascii="CMMI5" w:eastAsia="Times" w:hAnsi="CMMI5" w:cs="CMMI5"/>
          <w:strike/>
          <w:sz w:val="10"/>
          <w:szCs w:val="10"/>
          <w:rPrChange w:id="113" w:author="Lewis L Chuang" w:date="2009-06-10T18:18:00Z">
            <w:rPr>
              <w:rFonts w:ascii="CMMI5" w:eastAsia="Times" w:hAnsi="CMMI5" w:cs="CMMI5"/>
              <w:sz w:val="10"/>
              <w:szCs w:val="10"/>
            </w:rPr>
          </w:rPrChange>
        </w:rPr>
        <w:t xml:space="preserve">WCS </w:t>
      </w:r>
      <w:r w:rsidRPr="00375DCF">
        <w:rPr>
          <w:rFonts w:ascii="CMMI6" w:eastAsia="Times" w:hAnsi="CMMI6" w:cs="CMMI6"/>
          <w:strike/>
          <w:sz w:val="12"/>
          <w:szCs w:val="12"/>
          <w:rPrChange w:id="114" w:author="Lewis L Chuang" w:date="2009-06-10T18:18:00Z">
            <w:rPr>
              <w:rFonts w:ascii="CMMI6" w:eastAsia="Times" w:hAnsi="CMMI6" w:cs="CMMI6"/>
              <w:sz w:val="12"/>
              <w:szCs w:val="12"/>
            </w:rPr>
          </w:rPrChange>
        </w:rPr>
        <w:t xml:space="preserve">g </w:t>
      </w:r>
      <w:r w:rsidRPr="00375DCF">
        <w:rPr>
          <w:rFonts w:eastAsia="Times"/>
          <w:strike/>
          <w:rPrChange w:id="115" w:author="Lewis L Chuang" w:date="2009-06-10T18:18:00Z">
            <w:rPr>
              <w:rFonts w:ascii="Times" w:eastAsia="Times" w:hAnsi="Times"/>
            </w:rPr>
          </w:rPrChange>
        </w:rPr>
        <w:t xml:space="preserve">in WCS, we first translate it into the HCS. From there it can be easily translated into the WCS using the orientation matrix </w:t>
      </w:r>
      <w:r w:rsidRPr="00375DCF">
        <w:rPr>
          <w:rFonts w:ascii="CMBX9" w:eastAsia="Times" w:hAnsi="CMBX9" w:cs="CMBX9"/>
          <w:strike/>
          <w:rPrChange w:id="116" w:author="Lewis L Chuang" w:date="2009-06-10T18:18:00Z">
            <w:rPr>
              <w:rFonts w:ascii="CMBX9" w:eastAsia="Times" w:hAnsi="CMBX9" w:cs="CMBX9"/>
            </w:rPr>
          </w:rPrChange>
        </w:rPr>
        <w:t>O</w:t>
      </w:r>
      <w:r w:rsidRPr="00375DCF">
        <w:rPr>
          <w:rFonts w:ascii="CMMI5" w:eastAsia="Times" w:hAnsi="CMMI5" w:cs="CMMI5"/>
          <w:strike/>
          <w:sz w:val="10"/>
          <w:szCs w:val="10"/>
          <w:rPrChange w:id="117" w:author="Lewis L Chuang" w:date="2009-06-10T18:18:00Z">
            <w:rPr>
              <w:rFonts w:ascii="CMMI5" w:eastAsia="Times" w:hAnsi="CMMI5" w:cs="CMMI5"/>
              <w:sz w:val="10"/>
              <w:szCs w:val="10"/>
            </w:rPr>
          </w:rPrChange>
        </w:rPr>
        <w:t xml:space="preserve">WCS </w:t>
      </w:r>
      <w:r w:rsidRPr="00375DCF">
        <w:rPr>
          <w:rFonts w:ascii="CMMI6" w:eastAsia="Times" w:hAnsi="CMMI6" w:cs="CMMI6"/>
          <w:strike/>
          <w:sz w:val="12"/>
          <w:szCs w:val="12"/>
          <w:rPrChange w:id="118" w:author="Lewis L Chuang" w:date="2009-06-10T18:18:00Z">
            <w:rPr>
              <w:rFonts w:ascii="CMMI6" w:eastAsia="Times" w:hAnsi="CMMI6" w:cs="CMMI6"/>
              <w:sz w:val="12"/>
              <w:szCs w:val="12"/>
            </w:rPr>
          </w:rPrChange>
        </w:rPr>
        <w:t xml:space="preserve">h </w:t>
      </w:r>
      <w:r w:rsidRPr="00375DCF">
        <w:rPr>
          <w:rFonts w:eastAsia="Times"/>
          <w:strike/>
          <w:rPrChange w:id="119" w:author="Lewis L Chuang" w:date="2009-06-10T18:18:00Z">
            <w:rPr>
              <w:rFonts w:ascii="Times" w:eastAsia="Times" w:hAnsi="Times"/>
            </w:rPr>
          </w:rPrChange>
        </w:rPr>
        <w:t xml:space="preserve">of the head tracked object. To translate </w:t>
      </w:r>
      <w:r w:rsidRPr="00375DCF">
        <w:rPr>
          <w:rFonts w:ascii="CMMI9" w:eastAsia="Times" w:hAnsi="CMMI9" w:cs="CMMI9"/>
          <w:strike/>
          <w:rPrChange w:id="120" w:author="Lewis L Chuang" w:date="2009-06-10T18:18:00Z">
            <w:rPr>
              <w:rFonts w:ascii="CMMI9" w:eastAsia="Times" w:hAnsi="CMMI9" w:cs="CMMI9"/>
            </w:rPr>
          </w:rPrChange>
        </w:rPr>
        <w:t>~</w:t>
      </w:r>
      <w:r w:rsidRPr="00375DCF">
        <w:rPr>
          <w:rFonts w:ascii="CMBX9" w:eastAsia="Times" w:hAnsi="CMBX9" w:cs="CMBX9"/>
          <w:strike/>
          <w:rPrChange w:id="121" w:author="Lewis L Chuang" w:date="2009-06-10T18:18:00Z">
            <w:rPr>
              <w:rFonts w:ascii="CMBX9" w:eastAsia="Times" w:hAnsi="CMBX9" w:cs="CMBX9"/>
            </w:rPr>
          </w:rPrChange>
        </w:rPr>
        <w:t>d</w:t>
      </w:r>
      <w:r w:rsidRPr="00375DCF">
        <w:rPr>
          <w:rFonts w:ascii="CMMI5" w:eastAsia="Times" w:hAnsi="CMMI5" w:cs="CMMI5"/>
          <w:strike/>
          <w:sz w:val="10"/>
          <w:szCs w:val="10"/>
          <w:rPrChange w:id="122" w:author="Lewis L Chuang" w:date="2009-06-10T18:18:00Z">
            <w:rPr>
              <w:rFonts w:ascii="CMMI5" w:eastAsia="Times" w:hAnsi="CMMI5" w:cs="CMMI5"/>
              <w:sz w:val="10"/>
              <w:szCs w:val="10"/>
            </w:rPr>
          </w:rPrChange>
        </w:rPr>
        <w:t>ECS</w:t>
      </w:r>
      <w:r w:rsidRPr="00375DCF">
        <w:rPr>
          <w:rFonts w:ascii="CMMI6" w:eastAsia="Times" w:hAnsi="CMMI6" w:cs="CMMI6"/>
          <w:strike/>
          <w:sz w:val="12"/>
          <w:szCs w:val="12"/>
          <w:rPrChange w:id="123" w:author="Lewis L Chuang" w:date="2009-06-10T18:18:00Z">
            <w:rPr>
              <w:rFonts w:ascii="CMMI6" w:eastAsia="Times" w:hAnsi="CMMI6" w:cs="CMMI6"/>
              <w:sz w:val="12"/>
              <w:szCs w:val="12"/>
            </w:rPr>
          </w:rPrChange>
        </w:rPr>
        <w:t xml:space="preserve">e </w:t>
      </w:r>
      <w:r w:rsidRPr="00375DCF">
        <w:rPr>
          <w:rFonts w:eastAsia="Times"/>
          <w:strike/>
          <w:rPrChange w:id="124" w:author="Lewis L Chuang" w:date="2009-06-10T18:18:00Z">
            <w:rPr>
              <w:rFonts w:ascii="Times" w:eastAsia="Times" w:hAnsi="Times"/>
            </w:rPr>
          </w:rPrChange>
        </w:rPr>
        <w:t xml:space="preserve">to the HCS, </w:t>
      </w:r>
      <w:r w:rsidRPr="00375DCF">
        <w:rPr>
          <w:rFonts w:ascii="CMMI9" w:eastAsia="Times" w:hAnsi="CMMI9" w:cs="CMMI9"/>
          <w:strike/>
          <w:rPrChange w:id="125" w:author="Lewis L Chuang" w:date="2009-06-10T18:18:00Z">
            <w:rPr>
              <w:rFonts w:ascii="CMMI9" w:eastAsia="Times" w:hAnsi="CMMI9" w:cs="CMMI9"/>
            </w:rPr>
          </w:rPrChange>
        </w:rPr>
        <w:t>~</w:t>
      </w:r>
      <w:r w:rsidRPr="00375DCF">
        <w:rPr>
          <w:rFonts w:ascii="CMBX9" w:eastAsia="Times" w:hAnsi="CMBX9" w:cs="CMBX9"/>
          <w:strike/>
          <w:rPrChange w:id="126" w:author="Lewis L Chuang" w:date="2009-06-10T18:18:00Z">
            <w:rPr>
              <w:rFonts w:ascii="CMBX9" w:eastAsia="Times" w:hAnsi="CMBX9" w:cs="CMBX9"/>
            </w:rPr>
          </w:rPrChange>
        </w:rPr>
        <w:t>d</w:t>
      </w:r>
      <w:r w:rsidRPr="00375DCF">
        <w:rPr>
          <w:rFonts w:ascii="CMMI5" w:eastAsia="Times" w:hAnsi="CMMI5" w:cs="CMMI5"/>
          <w:strike/>
          <w:sz w:val="10"/>
          <w:szCs w:val="10"/>
          <w:rPrChange w:id="127" w:author="Lewis L Chuang" w:date="2009-06-10T18:18:00Z">
            <w:rPr>
              <w:rFonts w:ascii="CMMI5" w:eastAsia="Times" w:hAnsi="CMMI5" w:cs="CMMI5"/>
              <w:sz w:val="10"/>
              <w:szCs w:val="10"/>
            </w:rPr>
          </w:rPrChange>
        </w:rPr>
        <w:t xml:space="preserve">ECS </w:t>
      </w:r>
      <w:r w:rsidRPr="00375DCF">
        <w:rPr>
          <w:rFonts w:ascii="CMMI6" w:eastAsia="Times" w:hAnsi="CMMI6" w:cs="CMMI6"/>
          <w:strike/>
          <w:sz w:val="12"/>
          <w:szCs w:val="12"/>
          <w:rPrChange w:id="128" w:author="Lewis L Chuang" w:date="2009-06-10T18:18:00Z">
            <w:rPr>
              <w:rFonts w:ascii="CMMI6" w:eastAsia="Times" w:hAnsi="CMMI6" w:cs="CMMI6"/>
              <w:sz w:val="12"/>
              <w:szCs w:val="12"/>
            </w:rPr>
          </w:rPrChange>
        </w:rPr>
        <w:t xml:space="preserve">e </w:t>
      </w:r>
      <w:r w:rsidRPr="00375DCF">
        <w:rPr>
          <w:rFonts w:eastAsia="Times"/>
          <w:strike/>
          <w:rPrChange w:id="129" w:author="Lewis L Chuang" w:date="2009-06-10T18:18:00Z">
            <w:rPr>
              <w:rFonts w:ascii="Times" w:eastAsia="Times" w:hAnsi="Times"/>
            </w:rPr>
          </w:rPrChange>
        </w:rPr>
        <w:t xml:space="preserve">has to be multiplied with the inverse of the rotation matrix relating HCS to ECS. </w:t>
      </w:r>
    </w:p>
    <w:p w:rsidR="00871525" w:rsidRPr="00871525" w:rsidRDefault="00375DCF" w:rsidP="00871525">
      <w:pPr>
        <w:pStyle w:val="jovBodyText"/>
        <w:rPr>
          <w:rFonts w:ascii="CMMI5" w:eastAsia="Times" w:hAnsi="CMMI5" w:cs="CMMI5"/>
          <w:strike/>
          <w:sz w:val="10"/>
          <w:szCs w:val="10"/>
          <w:rPrChange w:id="130" w:author="Lewis L Chuang" w:date="2009-06-10T18:18:00Z">
            <w:rPr>
              <w:rFonts w:ascii="CMMI5" w:eastAsia="Times" w:hAnsi="CMMI5" w:cs="CMMI5"/>
              <w:sz w:val="10"/>
              <w:szCs w:val="10"/>
            </w:rPr>
          </w:rPrChange>
        </w:rPr>
      </w:pPr>
      <w:r w:rsidRPr="00375DCF">
        <w:rPr>
          <w:rFonts w:ascii="CMMI9" w:eastAsia="Times" w:hAnsi="CMMI9" w:cs="CMMI9"/>
          <w:strike/>
          <w:rPrChange w:id="131" w:author="Lewis L Chuang" w:date="2009-06-10T18:18:00Z">
            <w:rPr>
              <w:rFonts w:ascii="CMMI9" w:eastAsia="Times" w:hAnsi="CMMI9" w:cs="CMMI9"/>
            </w:rPr>
          </w:rPrChange>
        </w:rPr>
        <w:t>~</w:t>
      </w:r>
      <w:r w:rsidRPr="00375DCF">
        <w:rPr>
          <w:rFonts w:ascii="CMBX9" w:eastAsia="Times" w:hAnsi="CMBX9" w:cs="CMBX9"/>
          <w:strike/>
          <w:rPrChange w:id="132" w:author="Lewis L Chuang" w:date="2009-06-10T18:18:00Z">
            <w:rPr>
              <w:rFonts w:ascii="CMBX9" w:eastAsia="Times" w:hAnsi="CMBX9" w:cs="CMBX9"/>
            </w:rPr>
          </w:rPrChange>
        </w:rPr>
        <w:t>d</w:t>
      </w:r>
      <w:r w:rsidRPr="00375DCF">
        <w:rPr>
          <w:rFonts w:ascii="CMMI5" w:eastAsia="Times" w:hAnsi="CMMI5" w:cs="CMMI5"/>
          <w:strike/>
          <w:sz w:val="10"/>
          <w:szCs w:val="10"/>
          <w:rPrChange w:id="133" w:author="Lewis L Chuang" w:date="2009-06-10T18:18:00Z">
            <w:rPr>
              <w:rFonts w:ascii="CMMI5" w:eastAsia="Times" w:hAnsi="CMMI5" w:cs="CMMI5"/>
              <w:sz w:val="10"/>
              <w:szCs w:val="10"/>
            </w:rPr>
          </w:rPrChange>
        </w:rPr>
        <w:t>WCS</w:t>
      </w:r>
      <w:r w:rsidRPr="00375DCF">
        <w:rPr>
          <w:rFonts w:ascii="CMMI6" w:eastAsia="Times" w:hAnsi="CMMI6" w:cs="CMMI6"/>
          <w:strike/>
          <w:sz w:val="12"/>
          <w:szCs w:val="12"/>
          <w:rPrChange w:id="134" w:author="Lewis L Chuang" w:date="2009-06-10T18:18:00Z">
            <w:rPr>
              <w:rFonts w:ascii="CMMI6" w:eastAsia="Times" w:hAnsi="CMMI6" w:cs="CMMI6"/>
              <w:sz w:val="12"/>
              <w:szCs w:val="12"/>
            </w:rPr>
          </w:rPrChange>
        </w:rPr>
        <w:t xml:space="preserve">g </w:t>
      </w:r>
      <w:r w:rsidRPr="00375DCF">
        <w:rPr>
          <w:rFonts w:ascii="CMR9" w:eastAsia="Times" w:hAnsi="CMR9" w:cs="CMR9"/>
          <w:strike/>
          <w:rPrChange w:id="135" w:author="Lewis L Chuang" w:date="2009-06-10T18:18:00Z">
            <w:rPr>
              <w:rFonts w:ascii="CMR9" w:eastAsia="Times" w:hAnsi="CMR9" w:cs="CMR9"/>
            </w:rPr>
          </w:rPrChange>
        </w:rPr>
        <w:t xml:space="preserve">= </w:t>
      </w:r>
      <w:r w:rsidRPr="00375DCF">
        <w:rPr>
          <w:rFonts w:ascii="CMBX9" w:eastAsia="Times" w:hAnsi="CMBX9" w:cs="CMBX9"/>
          <w:strike/>
          <w:rPrChange w:id="136" w:author="Lewis L Chuang" w:date="2009-06-10T18:18:00Z">
            <w:rPr>
              <w:rFonts w:ascii="CMBX9" w:eastAsia="Times" w:hAnsi="CMBX9" w:cs="CMBX9"/>
            </w:rPr>
          </w:rPrChange>
        </w:rPr>
        <w:t>O</w:t>
      </w:r>
      <w:r w:rsidRPr="00375DCF">
        <w:rPr>
          <w:rFonts w:ascii="CMMI5" w:eastAsia="Times" w:hAnsi="CMMI5" w:cs="CMMI5"/>
          <w:strike/>
          <w:sz w:val="10"/>
          <w:szCs w:val="10"/>
          <w:rPrChange w:id="137" w:author="Lewis L Chuang" w:date="2009-06-10T18:18:00Z">
            <w:rPr>
              <w:rFonts w:ascii="CMMI5" w:eastAsia="Times" w:hAnsi="CMMI5" w:cs="CMMI5"/>
              <w:sz w:val="10"/>
              <w:szCs w:val="10"/>
            </w:rPr>
          </w:rPrChange>
        </w:rPr>
        <w:t>WCS</w:t>
      </w:r>
      <w:r w:rsidRPr="00375DCF">
        <w:rPr>
          <w:rFonts w:ascii="CMMI6" w:eastAsia="Times" w:hAnsi="CMMI6" w:cs="CMMI6"/>
          <w:strike/>
          <w:sz w:val="12"/>
          <w:szCs w:val="12"/>
          <w:rPrChange w:id="138" w:author="Lewis L Chuang" w:date="2009-06-10T18:18:00Z">
            <w:rPr>
              <w:rFonts w:ascii="CMMI6" w:eastAsia="Times" w:hAnsi="CMMI6" w:cs="CMMI6"/>
              <w:sz w:val="12"/>
              <w:szCs w:val="12"/>
            </w:rPr>
          </w:rPrChange>
        </w:rPr>
        <w:t>h</w:t>
      </w:r>
      <w:r w:rsidRPr="00375DCF">
        <w:rPr>
          <w:rFonts w:ascii="CMSY9" w:eastAsia="Times" w:hAnsi="CMSY9" w:cs="CMSY9"/>
          <w:strike/>
          <w:rPrChange w:id="139" w:author="Lewis L Chuang" w:date="2009-06-10T18:18:00Z">
            <w:rPr>
              <w:rFonts w:ascii="CMSY9" w:eastAsia="Times" w:hAnsi="CMSY9" w:cs="CMSY9"/>
            </w:rPr>
          </w:rPrChange>
        </w:rPr>
        <w:t>*</w:t>
      </w:r>
      <w:r w:rsidRPr="00375DCF">
        <w:rPr>
          <w:rFonts w:ascii="CMBX9" w:eastAsia="Times" w:hAnsi="CMBX9" w:cs="CMBX9"/>
          <w:strike/>
          <w:rPrChange w:id="140" w:author="Lewis L Chuang" w:date="2009-06-10T18:18:00Z">
            <w:rPr>
              <w:rFonts w:ascii="CMBX9" w:eastAsia="Times" w:hAnsi="CMBX9" w:cs="CMBX9"/>
            </w:rPr>
          </w:rPrChange>
        </w:rPr>
        <w:t>R</w:t>
      </w:r>
      <w:r w:rsidRPr="00375DCF">
        <w:rPr>
          <w:rFonts w:ascii="CMMI5" w:eastAsia="Times" w:hAnsi="CMMI5" w:cs="CMMI5"/>
          <w:strike/>
          <w:sz w:val="10"/>
          <w:szCs w:val="10"/>
          <w:rPrChange w:id="141" w:author="Lewis L Chuang" w:date="2009-06-10T18:18:00Z">
            <w:rPr>
              <w:rFonts w:ascii="CMMI5" w:eastAsia="Times" w:hAnsi="CMMI5" w:cs="CMMI5"/>
              <w:sz w:val="10"/>
              <w:szCs w:val="10"/>
            </w:rPr>
          </w:rPrChange>
        </w:rPr>
        <w:t>HCS</w:t>
      </w:r>
      <w:r w:rsidRPr="00375DCF">
        <w:rPr>
          <w:rFonts w:ascii="CMMI6" w:eastAsia="Times" w:hAnsi="CMMI6" w:cs="CMMI6"/>
          <w:strike/>
          <w:sz w:val="12"/>
          <w:szCs w:val="12"/>
          <w:rPrChange w:id="142" w:author="Lewis L Chuang" w:date="2009-06-10T18:18:00Z">
            <w:rPr>
              <w:rFonts w:ascii="CMMI6" w:eastAsia="Times" w:hAnsi="CMMI6" w:cs="CMMI6"/>
              <w:sz w:val="12"/>
              <w:szCs w:val="12"/>
            </w:rPr>
          </w:rPrChange>
        </w:rPr>
        <w:t>he</w:t>
      </w:r>
      <w:r w:rsidRPr="00375DCF">
        <w:rPr>
          <w:rFonts w:ascii="CMSY6" w:eastAsia="CMSY6" w:cs="CMSY6"/>
          <w:strike/>
          <w:sz w:val="12"/>
          <w:szCs w:val="12"/>
          <w:rPrChange w:id="143" w:author="Lewis L Chuang" w:date="2009-06-10T18:18:00Z">
            <w:rPr>
              <w:rFonts w:ascii="CMSY6" w:eastAsia="CMSY6" w:hAnsi="Times" w:cs="CMSY6"/>
              <w:sz w:val="12"/>
              <w:szCs w:val="12"/>
            </w:rPr>
          </w:rPrChange>
        </w:rPr>
        <w:t>-</w:t>
      </w:r>
      <w:r w:rsidRPr="00375DCF">
        <w:rPr>
          <w:rFonts w:ascii="CMR6" w:eastAsia="Times" w:hAnsi="CMR6" w:cs="CMR6"/>
          <w:strike/>
          <w:sz w:val="12"/>
          <w:szCs w:val="12"/>
          <w:rPrChange w:id="144" w:author="Lewis L Chuang" w:date="2009-06-10T18:18:00Z">
            <w:rPr>
              <w:rFonts w:ascii="CMR6" w:eastAsia="Times" w:hAnsi="CMR6" w:cs="CMR6"/>
              <w:sz w:val="12"/>
              <w:szCs w:val="12"/>
            </w:rPr>
          </w:rPrChange>
        </w:rPr>
        <w:t>1</w:t>
      </w:r>
      <w:r w:rsidRPr="00375DCF">
        <w:rPr>
          <w:rFonts w:ascii="CMSY9" w:eastAsia="Times" w:hAnsi="CMSY9" w:cs="CMSY9"/>
          <w:strike/>
          <w:rPrChange w:id="145" w:author="Lewis L Chuang" w:date="2009-06-10T18:18:00Z">
            <w:rPr>
              <w:rFonts w:ascii="CMSY9" w:eastAsia="Times" w:hAnsi="CMSY9" w:cs="CMSY9"/>
            </w:rPr>
          </w:rPrChange>
        </w:rPr>
        <w:t xml:space="preserve">* </w:t>
      </w:r>
      <w:r w:rsidRPr="00375DCF">
        <w:rPr>
          <w:rFonts w:ascii="CMMI9" w:eastAsia="Times" w:hAnsi="CMMI9" w:cs="CMMI9"/>
          <w:strike/>
          <w:rPrChange w:id="146" w:author="Lewis L Chuang" w:date="2009-06-10T18:18:00Z">
            <w:rPr>
              <w:rFonts w:ascii="CMMI9" w:eastAsia="Times" w:hAnsi="CMMI9" w:cs="CMMI9"/>
            </w:rPr>
          </w:rPrChange>
        </w:rPr>
        <w:t>~</w:t>
      </w:r>
      <w:r w:rsidRPr="00375DCF">
        <w:rPr>
          <w:rFonts w:ascii="CMBX9" w:eastAsia="Times" w:hAnsi="CMBX9" w:cs="CMBX9"/>
          <w:strike/>
          <w:rPrChange w:id="147" w:author="Lewis L Chuang" w:date="2009-06-10T18:18:00Z">
            <w:rPr>
              <w:rFonts w:ascii="CMBX9" w:eastAsia="Times" w:hAnsi="CMBX9" w:cs="CMBX9"/>
            </w:rPr>
          </w:rPrChange>
        </w:rPr>
        <w:t>d</w:t>
      </w:r>
      <w:r w:rsidRPr="00375DCF">
        <w:rPr>
          <w:rFonts w:ascii="CMMI5" w:eastAsia="Times" w:hAnsi="CMMI5" w:cs="CMMI5"/>
          <w:strike/>
          <w:sz w:val="10"/>
          <w:szCs w:val="10"/>
          <w:rPrChange w:id="148" w:author="Lewis L Chuang" w:date="2009-06-10T18:18:00Z">
            <w:rPr>
              <w:rFonts w:ascii="CMMI5" w:eastAsia="Times" w:hAnsi="CMMI5" w:cs="CMMI5"/>
              <w:sz w:val="10"/>
              <w:szCs w:val="10"/>
            </w:rPr>
          </w:rPrChange>
        </w:rPr>
        <w:t xml:space="preserve">ECS </w:t>
      </w:r>
      <w:r w:rsidRPr="00375DCF">
        <w:rPr>
          <w:rFonts w:ascii="CMMI6" w:eastAsia="Times" w:hAnsi="CMMI6" w:cs="CMMI6"/>
          <w:strike/>
          <w:sz w:val="12"/>
          <w:szCs w:val="12"/>
          <w:rPrChange w:id="149" w:author="Lewis L Chuang" w:date="2009-06-10T18:18:00Z">
            <w:rPr>
              <w:rFonts w:ascii="CMMI6" w:eastAsia="Times" w:hAnsi="CMMI6" w:cs="CMMI6"/>
              <w:sz w:val="12"/>
              <w:szCs w:val="12"/>
            </w:rPr>
          </w:rPrChange>
        </w:rPr>
        <w:t xml:space="preserve">e </w:t>
      </w:r>
      <w:r w:rsidRPr="00375DCF">
        <w:rPr>
          <w:rFonts w:eastAsia="Times"/>
          <w:strike/>
          <w:rPrChange w:id="150" w:author="Lewis L Chuang" w:date="2009-06-10T18:18:00Z">
            <w:rPr>
              <w:rFonts w:ascii="Times" w:eastAsia="Times" w:hAnsi="Times"/>
            </w:rPr>
          </w:rPrChange>
        </w:rPr>
        <w:t>(3)</w:t>
      </w:r>
    </w:p>
    <w:p w:rsidR="003374F9" w:rsidRPr="00871525" w:rsidRDefault="00375DCF" w:rsidP="00871525">
      <w:pPr>
        <w:pStyle w:val="jovBodyText"/>
        <w:rPr>
          <w:ins w:id="151" w:author="Lewis L Chuang" w:date="2009-06-10T11:12:00Z"/>
          <w:rFonts w:eastAsia="Times"/>
          <w:strike/>
          <w:rPrChange w:id="152" w:author="Lewis L Chuang" w:date="2009-06-10T18:18:00Z">
            <w:rPr>
              <w:ins w:id="153" w:author="Lewis L Chuang" w:date="2009-06-10T11:12:00Z"/>
              <w:rFonts w:eastAsia="Times"/>
            </w:rPr>
          </w:rPrChange>
        </w:rPr>
      </w:pPr>
      <w:r w:rsidRPr="00375DCF">
        <w:rPr>
          <w:rFonts w:eastAsia="Times"/>
          <w:strike/>
          <w:rPrChange w:id="154" w:author="Lewis L Chuang" w:date="2009-06-10T18:18:00Z">
            <w:rPr>
              <w:rFonts w:ascii="Times" w:eastAsia="Times" w:hAnsi="Times"/>
            </w:rPr>
          </w:rPrChange>
        </w:rPr>
        <w:t xml:space="preserve">Given </w:t>
      </w:r>
      <w:r w:rsidRPr="00375DCF">
        <w:rPr>
          <w:rFonts w:ascii="CMMI9" w:eastAsia="Times" w:hAnsi="CMMI9" w:cs="CMMI9"/>
          <w:strike/>
          <w:rPrChange w:id="155" w:author="Lewis L Chuang" w:date="2009-06-10T18:18:00Z">
            <w:rPr>
              <w:rFonts w:ascii="CMMI9" w:eastAsia="Times" w:hAnsi="CMMI9" w:cs="CMMI9"/>
            </w:rPr>
          </w:rPrChange>
        </w:rPr>
        <w:t>~</w:t>
      </w:r>
      <w:r w:rsidRPr="00375DCF">
        <w:rPr>
          <w:rFonts w:ascii="CMBX9" w:eastAsia="Times" w:hAnsi="CMBX9" w:cs="CMBX9"/>
          <w:strike/>
          <w:rPrChange w:id="156" w:author="Lewis L Chuang" w:date="2009-06-10T18:18:00Z">
            <w:rPr>
              <w:rFonts w:ascii="CMBX9" w:eastAsia="Times" w:hAnsi="CMBX9" w:cs="CMBX9"/>
            </w:rPr>
          </w:rPrChange>
        </w:rPr>
        <w:t>v</w:t>
      </w:r>
      <w:r w:rsidRPr="00375DCF">
        <w:rPr>
          <w:rFonts w:ascii="CMMI5" w:eastAsia="Times" w:hAnsi="CMMI5" w:cs="CMMI5"/>
          <w:strike/>
          <w:sz w:val="10"/>
          <w:szCs w:val="10"/>
          <w:rPrChange w:id="157" w:author="Lewis L Chuang" w:date="2009-06-10T18:18:00Z">
            <w:rPr>
              <w:rFonts w:ascii="CMMI5" w:eastAsia="Times" w:hAnsi="CMMI5" w:cs="CMMI5"/>
              <w:sz w:val="10"/>
              <w:szCs w:val="10"/>
            </w:rPr>
          </w:rPrChange>
        </w:rPr>
        <w:t>WCSg</w:t>
      </w:r>
      <w:r w:rsidRPr="00375DCF">
        <w:rPr>
          <w:rFonts w:ascii="CMMI6" w:eastAsia="Times" w:hAnsi="CMMI6" w:cs="CMMI6"/>
          <w:strike/>
          <w:sz w:val="12"/>
          <w:szCs w:val="12"/>
          <w:rPrChange w:id="158" w:author="Lewis L Chuang" w:date="2009-06-10T18:18:00Z">
            <w:rPr>
              <w:rFonts w:ascii="CMMI6" w:eastAsia="Times" w:hAnsi="CMMI6" w:cs="CMMI6"/>
              <w:sz w:val="12"/>
              <w:szCs w:val="12"/>
            </w:rPr>
          </w:rPrChange>
        </w:rPr>
        <w:t xml:space="preserve"> </w:t>
      </w:r>
      <w:r w:rsidRPr="00375DCF">
        <w:rPr>
          <w:rFonts w:eastAsia="Times"/>
          <w:strike/>
          <w:rPrChange w:id="159" w:author="Lewis L Chuang" w:date="2009-06-10T18:18:00Z">
            <w:rPr>
              <w:rFonts w:ascii="Times" w:eastAsia="Times" w:hAnsi="Times"/>
            </w:rPr>
          </w:rPrChange>
        </w:rPr>
        <w:t xml:space="preserve">and </w:t>
      </w:r>
      <w:r w:rsidRPr="00375DCF">
        <w:rPr>
          <w:rFonts w:ascii="CMMI9" w:eastAsia="Times" w:hAnsi="CMMI9" w:cs="CMMI9"/>
          <w:strike/>
          <w:rPrChange w:id="160" w:author="Lewis L Chuang" w:date="2009-06-10T18:18:00Z">
            <w:rPr>
              <w:rFonts w:ascii="CMMI9" w:eastAsia="Times" w:hAnsi="CMMI9" w:cs="CMMI9"/>
            </w:rPr>
          </w:rPrChange>
        </w:rPr>
        <w:t>~</w:t>
      </w:r>
      <w:r w:rsidRPr="00375DCF">
        <w:rPr>
          <w:rFonts w:ascii="CMBX9" w:eastAsia="Times" w:hAnsi="CMBX9" w:cs="CMBX9"/>
          <w:strike/>
          <w:rPrChange w:id="161" w:author="Lewis L Chuang" w:date="2009-06-10T18:18:00Z">
            <w:rPr>
              <w:rFonts w:ascii="CMBX9" w:eastAsia="Times" w:hAnsi="CMBX9" w:cs="CMBX9"/>
            </w:rPr>
          </w:rPrChange>
        </w:rPr>
        <w:t>d</w:t>
      </w:r>
      <w:r w:rsidRPr="00375DCF">
        <w:rPr>
          <w:rFonts w:ascii="CMMI5" w:eastAsia="Times" w:hAnsi="CMMI5" w:cs="CMMI5"/>
          <w:strike/>
          <w:sz w:val="10"/>
          <w:szCs w:val="10"/>
          <w:rPrChange w:id="162" w:author="Lewis L Chuang" w:date="2009-06-10T18:18:00Z">
            <w:rPr>
              <w:rFonts w:ascii="CMMI5" w:eastAsia="Times" w:hAnsi="CMMI5" w:cs="CMMI5"/>
              <w:sz w:val="10"/>
              <w:szCs w:val="10"/>
            </w:rPr>
          </w:rPrChange>
        </w:rPr>
        <w:t>WCS</w:t>
      </w:r>
      <w:r w:rsidRPr="00375DCF">
        <w:rPr>
          <w:rFonts w:ascii="CMMI6" w:eastAsia="Times" w:hAnsi="CMMI6" w:cs="CMMI6"/>
          <w:strike/>
          <w:sz w:val="12"/>
          <w:szCs w:val="12"/>
          <w:rPrChange w:id="163" w:author="Lewis L Chuang" w:date="2009-06-10T18:18:00Z">
            <w:rPr>
              <w:rFonts w:ascii="CMMI6" w:eastAsia="Times" w:hAnsi="CMMI6" w:cs="CMMI6"/>
              <w:sz w:val="12"/>
              <w:szCs w:val="12"/>
            </w:rPr>
          </w:rPrChange>
        </w:rPr>
        <w:t xml:space="preserve">g </w:t>
      </w:r>
      <w:r w:rsidRPr="00375DCF">
        <w:rPr>
          <w:rFonts w:eastAsia="Times"/>
          <w:strike/>
          <w:rPrChange w:id="164" w:author="Lewis L Chuang" w:date="2009-06-10T18:18:00Z">
            <w:rPr>
              <w:rFonts w:ascii="Times" w:eastAsia="Times" w:hAnsi="Times"/>
            </w:rPr>
          </w:rPrChange>
        </w:rPr>
        <w:t>, it is possible to compute the intersection of the gaze ray with any other known surface, as long as it’s physical dimensions in the WCS is known.</w:t>
      </w:r>
      <w:del w:id="165" w:author="Lewis L Chuang" w:date="2009-06-10T11:27:00Z">
        <w:r w:rsidRPr="00375DCF">
          <w:rPr>
            <w:strike/>
            <w:noProof/>
          </w:rPr>
          <w:pict>
            <v:rect id="_x0000_s1392" style="position:absolute;left:0;text-align:left;margin-left:264.35pt;margin-top:11.65pt;width:223pt;height:72.2pt;z-index:251658752;mso-position-horizontal-relative:text;mso-position-vertical-relative:text">
              <v:textbox>
                <w:txbxContent>
                  <w:p w:rsidR="007811B1" w:rsidRDefault="007811B1">
                    <w:r>
                      <w:t>[Insert figure]: two panel photo of system in use (left) and the eyetracker with attached markes</w:t>
                    </w:r>
                  </w:p>
                </w:txbxContent>
              </v:textbox>
              <w10:wrap type="square"/>
            </v:rect>
          </w:pict>
        </w:r>
      </w:del>
    </w:p>
    <w:p w:rsidR="008876FF" w:rsidRPr="004225B9" w:rsidRDefault="004C39F2" w:rsidP="00FC1335">
      <w:pPr>
        <w:pStyle w:val="jovHeading2"/>
      </w:pPr>
      <w:r>
        <w:rPr>
          <w:noProof/>
        </w:rPr>
        <w:lastRenderedPageBreak/>
        <w:drawing>
          <wp:anchor distT="0" distB="0" distL="114300" distR="114300" simplePos="0" relativeHeight="251670016" behindDoc="0" locked="0" layoutInCell="1" allowOverlap="1">
            <wp:simplePos x="0" y="0"/>
            <wp:positionH relativeFrom="column">
              <wp:posOffset>19050</wp:posOffset>
            </wp:positionH>
            <wp:positionV relativeFrom="paragraph">
              <wp:posOffset>151130</wp:posOffset>
            </wp:positionV>
            <wp:extent cx="3305175" cy="4787900"/>
            <wp:effectExtent l="19050" t="0" r="9525" b="0"/>
            <wp:wrapTopAndBottom/>
            <wp:docPr id="1" name="Picture 11" descr="D:\Publication\JOV_BWfit_Tech\images\GazeComput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ublication\JOV_BWfit_Tech\images\GazeComputation.bmp"/>
                    <pic:cNvPicPr>
                      <a:picLocks noChangeAspect="1" noChangeArrowheads="1"/>
                    </pic:cNvPicPr>
                  </pic:nvPicPr>
                  <pic:blipFill>
                    <a:blip r:embed="rId18" cstate="print"/>
                    <a:srcRect/>
                    <a:stretch>
                      <a:fillRect/>
                    </a:stretch>
                  </pic:blipFill>
                  <pic:spPr bwMode="auto">
                    <a:xfrm>
                      <a:off x="0" y="0"/>
                      <a:ext cx="3305175" cy="4787900"/>
                    </a:xfrm>
                    <a:prstGeom prst="rect">
                      <a:avLst/>
                    </a:prstGeom>
                    <a:noFill/>
                    <a:ln w="9525">
                      <a:noFill/>
                      <a:miter lim="800000"/>
                      <a:headEnd/>
                      <a:tailEnd/>
                    </a:ln>
                  </pic:spPr>
                </pic:pic>
              </a:graphicData>
            </a:graphic>
          </wp:anchor>
        </w:drawing>
      </w:r>
      <w:commentRangeStart w:id="166"/>
      <w:r w:rsidR="008876FF">
        <w:t>Software library</w:t>
      </w:r>
      <w:commentRangeEnd w:id="166"/>
      <w:r w:rsidR="006665E0">
        <w:rPr>
          <w:rStyle w:val="CommentReference"/>
          <w:rFonts w:ascii="Times" w:eastAsia="Times New Roman" w:hAnsi="Times"/>
          <w:b w:val="0"/>
        </w:rPr>
        <w:commentReference w:id="166"/>
      </w:r>
    </w:p>
    <w:p w:rsidR="006665E0" w:rsidRPr="004225B9" w:rsidRDefault="006665E0" w:rsidP="006665E0">
      <w:pPr>
        <w:pStyle w:val="jovBodyText"/>
      </w:pPr>
      <w:r>
        <w:rPr>
          <w:rFonts w:eastAsia="Times"/>
        </w:rPr>
        <w:t>A software library (libGaze) handles data from the tracking systems and coordinates them for calculating rea</w:t>
      </w:r>
      <w:r>
        <w:rPr>
          <w:rFonts w:eastAsia="Times"/>
        </w:rPr>
        <w:t>l</w:t>
      </w:r>
      <w:r>
        <w:rPr>
          <w:rFonts w:eastAsia="Times"/>
        </w:rPr>
        <w:t xml:space="preserve">time gaze. </w:t>
      </w:r>
      <w:r>
        <w:t xml:space="preserve">This </w:t>
      </w:r>
      <w:r w:rsidRPr="004225B9">
        <w:t xml:space="preserve">software </w:t>
      </w:r>
      <w:r>
        <w:t>is implemented in a platform i</w:t>
      </w:r>
      <w:r>
        <w:t>n</w:t>
      </w:r>
      <w:r>
        <w:t xml:space="preserve">dependent </w:t>
      </w:r>
      <w:r w:rsidRPr="004225B9">
        <w:t>library, written in the programming language of C, with application programming interfaces (APIs) for the languages of Java</w:t>
      </w:r>
      <w:r>
        <w:t xml:space="preserve"> (JGaze)</w:t>
      </w:r>
      <w:r w:rsidRPr="004225B9">
        <w:t xml:space="preserve">, Python </w:t>
      </w:r>
      <w:r>
        <w:t>(PyGaze), C++ (li</w:t>
      </w:r>
      <w:r>
        <w:t>b</w:t>
      </w:r>
      <w:r>
        <w:t xml:space="preserve">Gaze++) </w:t>
      </w:r>
      <w:r w:rsidRPr="004225B9">
        <w:t>and C#</w:t>
      </w:r>
      <w:r>
        <w:t>(csGaze)</w:t>
      </w:r>
      <w:r w:rsidRPr="004225B9">
        <w:t xml:space="preserve">. </w:t>
      </w:r>
      <w:r>
        <w:t>In this paper, we shall focus on the PyGaze API.</w:t>
      </w:r>
    </w:p>
    <w:p w:rsidR="006665E0" w:rsidRDefault="006665E0" w:rsidP="00283BC3">
      <w:pPr>
        <w:pStyle w:val="jovBodyText"/>
        <w:rPr>
          <w:rFonts w:eastAsia="Times"/>
        </w:rPr>
      </w:pPr>
      <w:r>
        <w:rPr>
          <w:rFonts w:eastAsia="Times"/>
        </w:rPr>
        <w:t>libGaze was created to be universal for hardware types and have been tested with 2 different eyetrackers and M</w:t>
      </w:r>
      <w:r>
        <w:rPr>
          <w:rFonts w:eastAsia="Times"/>
        </w:rPr>
        <w:t>o</w:t>
      </w:r>
      <w:r>
        <w:rPr>
          <w:rFonts w:eastAsia="Times"/>
        </w:rPr>
        <w:t>Cap systems. To be independent of specific hardware, li</w:t>
      </w:r>
      <w:r>
        <w:rPr>
          <w:rFonts w:eastAsia="Times"/>
        </w:rPr>
        <w:t>b</w:t>
      </w:r>
      <w:r>
        <w:rPr>
          <w:rFonts w:eastAsia="Times"/>
        </w:rPr>
        <w:t>Gaze uses a modular system to wrap its underlying har</w:t>
      </w:r>
      <w:r>
        <w:rPr>
          <w:rFonts w:eastAsia="Times"/>
        </w:rPr>
        <w:t>d</w:t>
      </w:r>
      <w:r>
        <w:rPr>
          <w:rFonts w:eastAsia="Times"/>
        </w:rPr>
        <w:t xml:space="preserve">ware components. There are four different module types and each module has a different task as well as a specific set of functions. Each module is implemented as a dynamic C library, loaded at run-time. These modules are described </w:t>
      </w:r>
      <w:r>
        <w:rPr>
          <w:rFonts w:eastAsia="Times"/>
        </w:rPr>
        <w:lastRenderedPageBreak/>
        <w:t xml:space="preserve">here and Appendix </w:t>
      </w:r>
      <w:r w:rsidR="008A4B62">
        <w:rPr>
          <w:rFonts w:eastAsia="Times"/>
        </w:rPr>
        <w:t>B</w:t>
      </w:r>
      <w:r w:rsidR="00F74CF9">
        <w:rPr>
          <w:rFonts w:eastAsia="Times"/>
        </w:rPr>
        <w:t xml:space="preserve"> </w:t>
      </w:r>
      <w:r>
        <w:rPr>
          <w:rFonts w:eastAsia="Times"/>
        </w:rPr>
        <w:t xml:space="preserve"> contains a more detailed overview of the most commonly used functions.</w:t>
      </w:r>
    </w:p>
    <w:p w:rsidR="00283BC3" w:rsidRDefault="006665E0" w:rsidP="006665E0">
      <w:pPr>
        <w:pStyle w:val="jovHeading3"/>
      </w:pPr>
      <w:r>
        <w:t>Eye-/Head-tracker module</w:t>
      </w:r>
      <w:r w:rsidR="00E8521E">
        <w:t>/class</w:t>
      </w:r>
    </w:p>
    <w:p w:rsidR="006665E0" w:rsidRDefault="006665E0" w:rsidP="006665E0">
      <w:pPr>
        <w:pStyle w:val="jovBodyText"/>
        <w:rPr>
          <w:rFonts w:eastAsia="Times"/>
        </w:rPr>
      </w:pPr>
      <w:r>
        <w:rPr>
          <w:rFonts w:eastAsia="Times"/>
        </w:rPr>
        <w:t>An eye- or head-tracker module acts as a driver for the tracking system, used to track the eye- or head movements. The driver must implement functions for: opening a co</w:t>
      </w:r>
      <w:r>
        <w:rPr>
          <w:rFonts w:eastAsia="Times"/>
        </w:rPr>
        <w:t>n</w:t>
      </w:r>
      <w:r>
        <w:rPr>
          <w:rFonts w:eastAsia="Times"/>
        </w:rPr>
        <w:t>nection with the tracker system; disconnect; starting and stoppin gthe tracking process; and getting the current trac</w:t>
      </w:r>
      <w:r>
        <w:rPr>
          <w:rFonts w:eastAsia="Times"/>
        </w:rPr>
        <w:t>k</w:t>
      </w:r>
      <w:r>
        <w:rPr>
          <w:rFonts w:eastAsia="Times"/>
        </w:rPr>
        <w:t>ing data from the tracker.</w:t>
      </w:r>
    </w:p>
    <w:p w:rsidR="006665E0" w:rsidRDefault="006665E0" w:rsidP="006665E0">
      <w:pPr>
        <w:pStyle w:val="jovHeading3"/>
      </w:pPr>
      <w:r>
        <w:t>Display module</w:t>
      </w:r>
    </w:p>
    <w:p w:rsidR="00015C00" w:rsidRDefault="006665E0" w:rsidP="00015C00">
      <w:pPr>
        <w:pStyle w:val="jovBodyText"/>
      </w:pPr>
      <w:r>
        <w:rPr>
          <w:rFonts w:eastAsia="Times"/>
        </w:rPr>
        <w:t xml:space="preserve">The content can be presented to the observer on a range of display types, including large planar projection walls; tiled displays; curved screens or display cubes. This flexibility is achieved by out-sourcing the calculation of gaze-position for each display type to a display module. Each display module offers libGaze a set of functions for calculating 2D display coordinates </w:t>
      </w:r>
      <w:r w:rsidR="007C5EAA">
        <w:rPr>
          <w:rFonts w:eastAsia="Times"/>
        </w:rPr>
        <w:t>of current gaze (POR) as well as return the 3D position of a 2D display coordinate in WCS.</w:t>
      </w:r>
      <w:r w:rsidR="00015C00" w:rsidRPr="00015C00">
        <w:t xml:space="preserve"> </w:t>
      </w:r>
    </w:p>
    <w:p w:rsidR="00015C00" w:rsidRPr="00015C00" w:rsidRDefault="00015C00" w:rsidP="00015C00">
      <w:pPr>
        <w:pStyle w:val="jovBodyText"/>
        <w:rPr>
          <w:strike/>
        </w:rPr>
      </w:pPr>
      <w:r>
        <w:t>An auxiliary program (DisplayCalib) is written for pr</w:t>
      </w:r>
      <w:r>
        <w:t>o</w:t>
      </w:r>
      <w:r>
        <w:t>ducing a 3D model of any planar displays for use with the display module of libGaze. This 3D model allows libGaze to estimate current gaze (and head) orientation in terms of screen coordinates. In turn, this allows a visual stimulus to be displayed in terms of the amount of eye and/or head movement that is required of current gaze for the stimulus to be fixated. As we shall see, this is essential for the cal</w:t>
      </w:r>
      <w:r>
        <w:t>i</w:t>
      </w:r>
      <w:r>
        <w:t>bration of this gazetracking system.</w:t>
      </w:r>
    </w:p>
    <w:p w:rsidR="00015C00" w:rsidRPr="00AD68DA" w:rsidDel="00AD68DA" w:rsidRDefault="00375DCF" w:rsidP="00015C00">
      <w:pPr>
        <w:pStyle w:val="jovBodyText"/>
        <w:rPr>
          <w:del w:id="167" w:author="Lewis L Chuang" w:date="2009-06-15T17:14:00Z"/>
        </w:rPr>
      </w:pPr>
      <w:ins w:id="168" w:author="Lewis L Chuang" w:date="2009-06-12T13:59:00Z">
        <w:r w:rsidRPr="00375DCF">
          <w:rPr>
            <w:noProof/>
          </w:rPr>
          <w:pict>
            <v:shape id="_x0000_s1777" type="#_x0000_t202" style="position:absolute;left:0;text-align:left;margin-left:-279.3pt;margin-top:108.9pt;width:260.25pt;height:48.3pt;z-index:251678208" stroked="f">
              <v:textbox inset="0,0,0,0">
                <w:txbxContent>
                  <w:p w:rsidR="007811B1" w:rsidRDefault="007811B1" w:rsidP="00AA6F07">
                    <w:pPr>
                      <w:pStyle w:val="jovCaption"/>
                    </w:pPr>
                    <w:r>
                      <w:t xml:space="preserve">Figure </w:t>
                    </w:r>
                    <w:fldSimple w:instr=" SEQ Figure \* ARABIC ">
                      <w:r w:rsidR="00A04838">
                        <w:rPr>
                          <w:noProof/>
                        </w:rPr>
                        <w:t>3</w:t>
                      </w:r>
                    </w:fldSimple>
                    <w:r w:rsidRPr="00AA6F07">
                      <w:t xml:space="preserve"> </w:t>
                    </w:r>
                    <w:r>
                      <w:t>Raw data from the bodytracker (left) and eyetracker (right) are processed with measured transformations and co</w:t>
                    </w:r>
                    <w:r>
                      <w:t>m</w:t>
                    </w:r>
                    <w:r>
                      <w:t>bined to yield a gaze vector.</w:t>
                    </w:r>
                  </w:p>
                  <w:p w:rsidR="007811B1" w:rsidRDefault="007811B1">
                    <w:pPr>
                      <w:pStyle w:val="Caption"/>
                      <w:rPr>
                        <w:noProof/>
                      </w:rPr>
                    </w:pPr>
                  </w:p>
                </w:txbxContent>
              </v:textbox>
              <w10:wrap type="topAndBottom"/>
            </v:shape>
          </w:pict>
        </w:r>
      </w:ins>
      <w:del w:id="169" w:author="Lewis L Chuang" w:date="2009-06-15T17:14:00Z">
        <w:r w:rsidR="00015C00" w:rsidRPr="00AD68DA" w:rsidDel="00AD68DA">
          <w:delText>To generate a display model, the tip of a tracked pointer is first placed on a displayed point on the screen. This returns the point’s position in world coordinates, which can be corresponded with its known screen coordinates. The dimensions of the entire screen can be extrapolated by measu</w:delText>
        </w:r>
        <w:r w:rsidR="00015C00" w:rsidRPr="00AD68DA" w:rsidDel="00AD68DA">
          <w:delText>r</w:delText>
        </w:r>
        <w:r w:rsidR="00015C00" w:rsidRPr="00AD68DA" w:rsidDel="00AD68DA">
          <w:delText>ing four such points.</w:delText>
        </w:r>
      </w:del>
    </w:p>
    <w:p w:rsidR="00015C00" w:rsidRDefault="00015C00" w:rsidP="00015C00">
      <w:pPr>
        <w:pStyle w:val="jovBodyText"/>
        <w:rPr>
          <w:rFonts w:eastAsia="Times"/>
        </w:rPr>
      </w:pPr>
      <w:r>
        <w:t>The display model that is generated from this proc</w:t>
      </w:r>
      <w:r>
        <w:t>e</w:t>
      </w:r>
      <w:r>
        <w:t>dure simply denotes the shape, size and orientation of the surface upon which visual stimuli will be rendered. It is typically described in terms of the WCS and can be in any position, relative to the observer. Hence, the display model can be generated to suit the experimental purpose. For natural scene viewing studies, the display model might be designed to be a standard upright screen. Alternatively, it could be modeled as a tabletop display for pointing studies.</w:t>
      </w:r>
    </w:p>
    <w:p w:rsidR="00E8521E" w:rsidRDefault="00E8521E" w:rsidP="00E8521E">
      <w:pPr>
        <w:pStyle w:val="jovHeading3"/>
      </w:pPr>
      <w:r>
        <w:t>Calibration module (see next section)</w:t>
      </w:r>
    </w:p>
    <w:p w:rsidR="00E8521E" w:rsidRDefault="00E8521E" w:rsidP="00E8521E">
      <w:pPr>
        <w:pStyle w:val="jovBodyText"/>
        <w:rPr>
          <w:ins w:id="170" w:author="Lewis L Chuang" w:date="2009-06-10T10:53:00Z"/>
          <w:rFonts w:eastAsia="Times"/>
        </w:rPr>
      </w:pPr>
      <w:r>
        <w:rPr>
          <w:rFonts w:eastAsia="Times"/>
        </w:rPr>
        <w:t>The mapping from 2D pupil position to a 3D gaze ve</w:t>
      </w:r>
      <w:r>
        <w:rPr>
          <w:rFonts w:eastAsia="Times"/>
        </w:rPr>
        <w:t>c</w:t>
      </w:r>
      <w:r>
        <w:rPr>
          <w:rFonts w:eastAsia="Times"/>
        </w:rPr>
        <w:t>tor can be performed by different mapping algorithms, which differ in terms of accuracy and stability. Here, we use Stampe’s (1993) algorithms but the modular architecture of libGaze  allows different algorithms to be easily impl</w:t>
      </w:r>
      <w:r>
        <w:rPr>
          <w:rFonts w:eastAsia="Times"/>
        </w:rPr>
        <w:t>e</w:t>
      </w:r>
      <w:r>
        <w:rPr>
          <w:rFonts w:eastAsia="Times"/>
        </w:rPr>
        <w:t>mented. The calibration module offer functions to calc</w:t>
      </w:r>
      <w:r>
        <w:rPr>
          <w:rFonts w:eastAsia="Times"/>
        </w:rPr>
        <w:t>u</w:t>
      </w:r>
      <w:r>
        <w:rPr>
          <w:rFonts w:eastAsia="Times"/>
        </w:rPr>
        <w:t>late the mapping function; to calculate the gaze vector from 2D pupil positions in realtime; and to apply a drift corre</w:t>
      </w:r>
      <w:r>
        <w:rPr>
          <w:rFonts w:eastAsia="Times"/>
        </w:rPr>
        <w:t>c</w:t>
      </w:r>
      <w:r>
        <w:rPr>
          <w:rFonts w:eastAsia="Times"/>
        </w:rPr>
        <w:t>tion to the calculated mapping function. The experimental procedure for performing calibrations is described in the next section.</w:t>
      </w:r>
    </w:p>
    <w:p w:rsidR="00B350B9" w:rsidDel="00871525" w:rsidRDefault="00B350B9" w:rsidP="00B350B9">
      <w:pPr>
        <w:pStyle w:val="jovBodyText"/>
        <w:rPr>
          <w:del w:id="171" w:author="Lewis L Chuang" w:date="2009-06-10T18:18:00Z"/>
          <w:rFonts w:eastAsia="Times"/>
        </w:rPr>
      </w:pPr>
    </w:p>
    <w:p w:rsidR="00E8521E" w:rsidDel="004254DA" w:rsidRDefault="007E0885" w:rsidP="00E8521E">
      <w:pPr>
        <w:pStyle w:val="jovHeading2"/>
        <w:rPr>
          <w:del w:id="172" w:author="Lewis L Chuang" w:date="2009-06-10T10:51:00Z"/>
        </w:rPr>
      </w:pPr>
      <w:commentRangeStart w:id="173"/>
      <w:del w:id="174" w:author="Lewis L Chuang" w:date="2009-06-10T10:51:00Z">
        <w:r w:rsidDel="004254DA">
          <w:delText>GazeTracker</w:delText>
        </w:r>
        <w:commentRangeEnd w:id="173"/>
        <w:r w:rsidR="00BE360C" w:rsidDel="004254DA">
          <w:rPr>
            <w:rStyle w:val="CommentReference"/>
            <w:rFonts w:ascii="Times" w:eastAsia="Times New Roman" w:hAnsi="Times"/>
            <w:b w:val="0"/>
          </w:rPr>
          <w:commentReference w:id="173"/>
        </w:r>
        <w:r w:rsidR="00E8521E" w:rsidDel="004254DA">
          <w:delText xml:space="preserve"> object</w:delText>
        </w:r>
      </w:del>
    </w:p>
    <w:p w:rsidR="00854ABD" w:rsidDel="004254DA" w:rsidRDefault="007E0885" w:rsidP="00854ABD">
      <w:pPr>
        <w:pStyle w:val="jovBodyText"/>
        <w:rPr>
          <w:del w:id="175" w:author="Lewis L Chuang" w:date="2009-06-10T10:51:00Z"/>
          <w:rFonts w:eastAsia="Times"/>
        </w:rPr>
      </w:pPr>
      <w:del w:id="176" w:author="Lewis L Chuang" w:date="2009-06-10T10:51:00Z">
        <w:r w:rsidDel="004254DA">
          <w:rPr>
            <w:rFonts w:eastAsia="Times"/>
          </w:rPr>
          <w:delText>All modules are combined by a</w:delText>
        </w:r>
        <w:r w:rsidR="00E8521E" w:rsidDel="004254DA">
          <w:rPr>
            <w:rFonts w:eastAsia="Times"/>
          </w:rPr>
          <w:delText xml:space="preserve"> “</w:delText>
        </w:r>
        <w:r w:rsidDel="004254DA">
          <w:rPr>
            <w:rFonts w:eastAsia="Times"/>
          </w:rPr>
          <w:delText>gaze</w:delText>
        </w:r>
        <w:r w:rsidR="00E8521E" w:rsidDel="004254DA">
          <w:rPr>
            <w:rFonts w:eastAsia="Times"/>
          </w:rPr>
          <w:delText>tracker” object which loads the required modules and integrates the data received by the mo</w:delText>
        </w:r>
        <w:r w:rsidR="00E8521E" w:rsidDel="004254DA">
          <w:rPr>
            <w:rFonts w:eastAsia="Times"/>
          </w:rPr>
          <w:delText>d</w:delText>
        </w:r>
        <w:r w:rsidR="00E8521E" w:rsidDel="004254DA">
          <w:rPr>
            <w:rFonts w:eastAsia="Times"/>
          </w:rPr>
          <w:delText>ules and libGaze. The “</w:delText>
        </w:r>
        <w:r w:rsidR="007026FE" w:rsidDel="004254DA">
          <w:rPr>
            <w:rFonts w:eastAsia="Times"/>
          </w:rPr>
          <w:delText>gaze</w:delText>
        </w:r>
        <w:r w:rsidR="00E8521E" w:rsidDel="004254DA">
          <w:rPr>
            <w:rFonts w:eastAsia="Times"/>
          </w:rPr>
          <w:delText>tracker” object also allows the operator to call the functions needed for the calibration procedure, d</w:delText>
        </w:r>
        <w:r w:rsidR="00E8521E" w:rsidDel="004254DA">
          <w:rPr>
            <w:rFonts w:eastAsia="Times"/>
          </w:rPr>
          <w:delText>e</w:delText>
        </w:r>
        <w:r w:rsidR="00E8521E" w:rsidDel="004254DA">
          <w:rPr>
            <w:rFonts w:eastAsia="Times"/>
          </w:rPr>
          <w:delText>scribed in the next section.</w:delText>
        </w:r>
      </w:del>
    </w:p>
    <w:p w:rsidR="00854ABD" w:rsidRPr="000B6F1E" w:rsidDel="004254DA" w:rsidRDefault="00854ABD" w:rsidP="000B6F1E">
      <w:pPr>
        <w:pStyle w:val="jovBlockText"/>
        <w:rPr>
          <w:del w:id="177" w:author="Lewis L Chuang" w:date="2009-06-10T10:51:00Z"/>
          <w:i/>
        </w:rPr>
      </w:pPr>
      <w:del w:id="178" w:author="Lewis L Chuang" w:date="2009-06-10T10:51:00Z">
        <w:r w:rsidRPr="000B6F1E" w:rsidDel="004254DA">
          <w:rPr>
            <w:i/>
          </w:rPr>
          <w:delText>#</w:delText>
        </w:r>
        <w:r w:rsidR="000E4940" w:rsidRPr="000B6F1E" w:rsidDel="004254DA">
          <w:rPr>
            <w:i/>
          </w:rPr>
          <w:delText xml:space="preserve"> </w:delText>
        </w:r>
        <w:r w:rsidRPr="000B6F1E" w:rsidDel="004254DA">
          <w:rPr>
            <w:i/>
          </w:rPr>
          <w:delText xml:space="preserve">creating an </w:delText>
        </w:r>
        <w:r w:rsidR="008A4B62" w:rsidRPr="000B6F1E" w:rsidDel="004254DA">
          <w:rPr>
            <w:i/>
          </w:rPr>
          <w:delText>GazeTracker</w:delText>
        </w:r>
        <w:r w:rsidRPr="000B6F1E" w:rsidDel="004254DA">
          <w:rPr>
            <w:i/>
          </w:rPr>
          <w:delText xml:space="preserve"> object</w:delText>
        </w:r>
        <w:r w:rsidR="00862ED0" w:rsidRPr="000B6F1E" w:rsidDel="004254DA">
          <w:rPr>
            <w:i/>
          </w:rPr>
          <w:delText xml:space="preserve"> that prints out # debug and error commands</w:delText>
        </w:r>
      </w:del>
    </w:p>
    <w:p w:rsidR="00854ABD" w:rsidRPr="00854ABD" w:rsidDel="004254DA" w:rsidRDefault="00854ABD" w:rsidP="000B6F1E">
      <w:pPr>
        <w:pStyle w:val="jovBlockText"/>
        <w:rPr>
          <w:del w:id="179" w:author="Lewis L Chuang" w:date="2009-06-10T10:51:00Z"/>
        </w:rPr>
      </w:pPr>
      <w:del w:id="180" w:author="Lewis L Chuang" w:date="2009-06-10T10:28:00Z">
        <w:r w:rsidRPr="00854ABD" w:rsidDel="00B932E4">
          <w:delText>eht</w:delText>
        </w:r>
      </w:del>
      <w:del w:id="181" w:author="Lewis L Chuang" w:date="2009-06-10T10:51:00Z">
        <w:r w:rsidRPr="00854ABD" w:rsidDel="004254DA">
          <w:delText xml:space="preserve"> = p</w:delText>
        </w:r>
        <w:r w:rsidRPr="00854ABD" w:rsidDel="004254DA">
          <w:delText>y</w:delText>
        </w:r>
        <w:r w:rsidRPr="00854ABD" w:rsidDel="004254DA">
          <w:delText>Gaze.</w:delText>
        </w:r>
      </w:del>
      <w:del w:id="182" w:author="Lewis L Chuang" w:date="2009-06-10T10:40:00Z">
        <w:r w:rsidRPr="00854ABD" w:rsidDel="005F4055">
          <w:delText>EyeHeadTracker</w:delText>
        </w:r>
      </w:del>
      <w:del w:id="183" w:author="Lewis L Chuang" w:date="2009-06-10T10:51:00Z">
        <w:r w:rsidRPr="00854ABD" w:rsidDel="004254DA">
          <w:delText>(</w:delText>
        </w:r>
      </w:del>
      <w:del w:id="184" w:author="Lewis L Chuang" w:date="2009-06-10T10:40:00Z">
        <w:r w:rsidR="00862ED0" w:rsidDel="005F4055">
          <w:delText>1</w:delText>
        </w:r>
      </w:del>
      <w:del w:id="185" w:author="Lewis L Chuang" w:date="2009-06-10T10:51:00Z">
        <w:r w:rsidR="006C7EF4" w:rsidDel="004254DA">
          <w:delText>,1</w:delText>
        </w:r>
        <w:r w:rsidRPr="00854ABD" w:rsidDel="004254DA">
          <w:delText>)</w:delText>
        </w:r>
      </w:del>
    </w:p>
    <w:p w:rsidR="00854ABD" w:rsidRPr="00854ABD" w:rsidDel="004254DA" w:rsidRDefault="00854ABD" w:rsidP="000B6F1E">
      <w:pPr>
        <w:pStyle w:val="jovBlockText"/>
        <w:rPr>
          <w:del w:id="186" w:author="Lewis L Chuang" w:date="2009-06-10T10:51:00Z"/>
        </w:rPr>
      </w:pPr>
    </w:p>
    <w:p w:rsidR="00854ABD" w:rsidRPr="00854ABD" w:rsidDel="004254DA" w:rsidRDefault="00854ABD" w:rsidP="000B6F1E">
      <w:pPr>
        <w:pStyle w:val="jovBlockText"/>
        <w:rPr>
          <w:del w:id="187" w:author="Lewis L Chuang" w:date="2009-06-10T10:51:00Z"/>
        </w:rPr>
      </w:pPr>
      <w:del w:id="188" w:author="Lewis L Chuang" w:date="2009-06-10T10:51:00Z">
        <w:r w:rsidRPr="000B6F1E" w:rsidDel="004254DA">
          <w:rPr>
            <w:i/>
          </w:rPr>
          <w:delText>#</w:delText>
        </w:r>
        <w:r w:rsidR="000E4940" w:rsidRPr="000B6F1E" w:rsidDel="004254DA">
          <w:rPr>
            <w:i/>
          </w:rPr>
          <w:delText xml:space="preserve"> </w:delText>
        </w:r>
        <w:r w:rsidRPr="000B6F1E" w:rsidDel="004254DA">
          <w:rPr>
            <w:i/>
          </w:rPr>
          <w:delText>loading eyetracker, hea</w:delText>
        </w:r>
        <w:r w:rsidRPr="000B6F1E" w:rsidDel="004254DA">
          <w:rPr>
            <w:i/>
          </w:rPr>
          <w:delText>d</w:delText>
        </w:r>
        <w:r w:rsidRPr="000B6F1E" w:rsidDel="004254DA">
          <w:rPr>
            <w:i/>
          </w:rPr>
          <w:delText>tracker</w:delText>
        </w:r>
        <w:r w:rsidR="006C7EF4" w:rsidRPr="000B6F1E" w:rsidDel="004254DA">
          <w:rPr>
            <w:i/>
          </w:rPr>
          <w:delText xml:space="preserve"> and</w:delText>
        </w:r>
        <w:r w:rsidRPr="000B6F1E" w:rsidDel="004254DA">
          <w:rPr>
            <w:i/>
          </w:rPr>
          <w:delText xml:space="preserve"> display </w:delText>
        </w:r>
        <w:r w:rsidR="000E4940" w:rsidRPr="000B6F1E" w:rsidDel="004254DA">
          <w:rPr>
            <w:i/>
          </w:rPr>
          <w:br/>
          <w:delText xml:space="preserve"># </w:delText>
        </w:r>
        <w:r w:rsidRPr="000B6F1E" w:rsidDel="004254DA">
          <w:rPr>
            <w:i/>
          </w:rPr>
          <w:delText>modules</w:delText>
        </w:r>
        <w:r w:rsidR="006C7EF4" w:rsidRPr="000B6F1E" w:rsidDel="004254DA">
          <w:rPr>
            <w:i/>
          </w:rPr>
          <w:delText xml:space="preserve"> as well as set a mode for accepting </w:delText>
        </w:r>
        <w:r w:rsidR="006C7EF4" w:rsidRPr="000B6F1E" w:rsidDel="004254DA">
          <w:rPr>
            <w:i/>
          </w:rPr>
          <w:br/>
          <w:delText># tracked data from both eye- and head-tracker</w:delText>
        </w:r>
        <w:r w:rsidR="006C7EF4" w:rsidDel="004254DA">
          <w:br/>
        </w:r>
      </w:del>
      <w:del w:id="189" w:author="Lewis L Chuang" w:date="2009-06-10T10:40:00Z">
        <w:r w:rsidRPr="00854ABD" w:rsidDel="004F5073">
          <w:delText>eht</w:delText>
        </w:r>
      </w:del>
      <w:del w:id="190" w:author="Lewis L Chuang" w:date="2009-06-10T10:51:00Z">
        <w:r w:rsidRPr="00854ABD" w:rsidDel="004254DA">
          <w:delText>.loadModules(eyemod,headmod,</w:delText>
        </w:r>
      </w:del>
      <w:del w:id="191" w:author="Lewis L Chuang" w:date="2009-06-10T10:48:00Z">
        <w:r w:rsidRPr="00854ABD" w:rsidDel="00E76323">
          <w:delText>dismod,</w:delText>
        </w:r>
      </w:del>
      <w:del w:id="192" w:author="Lewis L Chuang" w:date="2009-06-10T10:51:00Z">
        <w:r w:rsidRPr="00854ABD" w:rsidDel="004254DA">
          <w:delText>pyGaze.PG_EHT_MODE_</w:delText>
        </w:r>
        <w:r w:rsidR="006C7EF4" w:rsidDel="004254DA">
          <w:delText>BOTH</w:delText>
        </w:r>
        <w:r w:rsidRPr="00854ABD" w:rsidDel="004254DA">
          <w:delText>)</w:delText>
        </w:r>
      </w:del>
    </w:p>
    <w:p w:rsidR="00854ABD" w:rsidRPr="00854ABD" w:rsidDel="004254DA" w:rsidRDefault="00854ABD" w:rsidP="000B6F1E">
      <w:pPr>
        <w:pStyle w:val="jovBlockText"/>
        <w:rPr>
          <w:del w:id="193" w:author="Lewis L Chuang" w:date="2009-06-10T10:51:00Z"/>
        </w:rPr>
      </w:pPr>
    </w:p>
    <w:p w:rsidR="00854ABD" w:rsidRPr="000B6F1E" w:rsidDel="004254DA" w:rsidRDefault="00854ABD" w:rsidP="000B6F1E">
      <w:pPr>
        <w:pStyle w:val="jovBlockText"/>
        <w:rPr>
          <w:del w:id="194" w:author="Lewis L Chuang" w:date="2009-06-10T10:51:00Z"/>
          <w:i/>
        </w:rPr>
      </w:pPr>
      <w:del w:id="195" w:author="Lewis L Chuang" w:date="2009-06-10T10:51:00Z">
        <w:r w:rsidRPr="000B6F1E" w:rsidDel="004254DA">
          <w:rPr>
            <w:i/>
          </w:rPr>
          <w:delText>#</w:delText>
        </w:r>
        <w:r w:rsidR="000E4940" w:rsidRPr="000B6F1E" w:rsidDel="004254DA">
          <w:rPr>
            <w:i/>
          </w:rPr>
          <w:delText xml:space="preserve"> </w:delText>
        </w:r>
        <w:r w:rsidRPr="000B6F1E" w:rsidDel="004254DA">
          <w:rPr>
            <w:i/>
          </w:rPr>
          <w:delText>configuring the eyetrac</w:delText>
        </w:r>
        <w:r w:rsidRPr="000B6F1E" w:rsidDel="004254DA">
          <w:rPr>
            <w:i/>
          </w:rPr>
          <w:delText>k</w:delText>
        </w:r>
        <w:r w:rsidRPr="000B6F1E" w:rsidDel="004254DA">
          <w:rPr>
            <w:i/>
          </w:rPr>
          <w:delText xml:space="preserve">er, headtracker and </w:delText>
        </w:r>
        <w:r w:rsidR="000E4940" w:rsidRPr="000B6F1E" w:rsidDel="004254DA">
          <w:rPr>
            <w:i/>
          </w:rPr>
          <w:br/>
          <w:delText xml:space="preserve"># </w:delText>
        </w:r>
        <w:r w:rsidRPr="000B6F1E" w:rsidDel="004254DA">
          <w:rPr>
            <w:i/>
          </w:rPr>
          <w:delText>display modules using configuration files</w:delText>
        </w:r>
      </w:del>
    </w:p>
    <w:p w:rsidR="000946EE" w:rsidDel="004254DA" w:rsidRDefault="00854ABD" w:rsidP="000B6F1E">
      <w:pPr>
        <w:pStyle w:val="jovBlockText"/>
        <w:rPr>
          <w:del w:id="196" w:author="Lewis L Chuang" w:date="2009-06-10T10:51:00Z"/>
        </w:rPr>
      </w:pPr>
      <w:del w:id="197" w:author="Lewis L Chuang" w:date="2009-06-10T10:28:00Z">
        <w:r w:rsidRPr="00854ABD" w:rsidDel="00B932E4">
          <w:delText>eht</w:delText>
        </w:r>
      </w:del>
      <w:del w:id="198" w:author="Lewis L Chuang" w:date="2009-06-10T10:51:00Z">
        <w:r w:rsidRPr="00854ABD" w:rsidDel="004254DA">
          <w:delText>.configure(eyecfg, hea</w:delText>
        </w:r>
        <w:r w:rsidRPr="00854ABD" w:rsidDel="004254DA">
          <w:delText>d</w:delText>
        </w:r>
        <w:r w:rsidRPr="00854ABD" w:rsidDel="004254DA">
          <w:delText>cfg</w:delText>
        </w:r>
      </w:del>
      <w:del w:id="199" w:author="Lewis L Chuang" w:date="2009-06-10T10:48:00Z">
        <w:r w:rsidRPr="00854ABD" w:rsidDel="00E76323">
          <w:delText xml:space="preserve">, </w:delText>
        </w:r>
        <w:commentRangeStart w:id="200"/>
        <w:r w:rsidRPr="00854ABD" w:rsidDel="00E76323">
          <w:delText>discfg</w:delText>
        </w:r>
        <w:commentRangeEnd w:id="200"/>
        <w:r w:rsidR="00E76323" w:rsidDel="00E76323">
          <w:rPr>
            <w:rStyle w:val="CommentReference"/>
            <w:rFonts w:ascii="Times" w:eastAsia="Times New Roman" w:hAnsi="Times"/>
          </w:rPr>
          <w:commentReference w:id="200"/>
        </w:r>
      </w:del>
      <w:del w:id="201" w:author="Lewis L Chuang" w:date="2009-06-10T10:51:00Z">
        <w:r w:rsidRPr="00854ABD" w:rsidDel="004254DA">
          <w:delText>)</w:delText>
        </w:r>
      </w:del>
    </w:p>
    <w:p w:rsidR="007F192B" w:rsidRPr="007F192B" w:rsidRDefault="007F192B" w:rsidP="007F192B">
      <w:pPr>
        <w:pStyle w:val="jovHeading1"/>
      </w:pPr>
      <w:commentRangeStart w:id="202"/>
      <w:r w:rsidRPr="007F192B">
        <w:t>Using libGaze</w:t>
      </w:r>
      <w:commentRangeEnd w:id="202"/>
      <w:r w:rsidR="00F63FFB">
        <w:rPr>
          <w:rStyle w:val="CommentReference"/>
          <w:rFonts w:ascii="Times" w:hAnsi="Times"/>
          <w:b w:val="0"/>
          <w:color w:val="auto"/>
          <w:kern w:val="0"/>
        </w:rPr>
        <w:commentReference w:id="202"/>
      </w:r>
    </w:p>
    <w:p w:rsidR="004254DA" w:rsidRDefault="004254DA" w:rsidP="00FC1335">
      <w:pPr>
        <w:pStyle w:val="jovHeading2"/>
      </w:pPr>
      <w:commentRangeStart w:id="203"/>
      <w:r>
        <w:t>GazeTracker</w:t>
      </w:r>
      <w:commentRangeEnd w:id="203"/>
      <w:r>
        <w:rPr>
          <w:rStyle w:val="CommentReference"/>
          <w:rFonts w:ascii="Times" w:eastAsia="Times New Roman" w:hAnsi="Times"/>
          <w:b w:val="0"/>
        </w:rPr>
        <w:commentReference w:id="203"/>
      </w:r>
      <w:r>
        <w:t xml:space="preserve"> object</w:t>
      </w:r>
    </w:p>
    <w:p w:rsidR="004254DA" w:rsidRDefault="00ED2C90" w:rsidP="004254DA">
      <w:pPr>
        <w:pStyle w:val="jovBodyText"/>
        <w:rPr>
          <w:rFonts w:eastAsia="Times"/>
        </w:rPr>
      </w:pPr>
      <w:r>
        <w:rPr>
          <w:rFonts w:eastAsia="Times"/>
        </w:rPr>
        <w:t xml:space="preserve">The main functionalities of libGaze are encapsulated in a </w:t>
      </w:r>
      <w:r w:rsidR="004254DA">
        <w:rPr>
          <w:rFonts w:eastAsia="Times"/>
        </w:rPr>
        <w:t>gazetrack</w:t>
      </w:r>
      <w:r>
        <w:rPr>
          <w:rFonts w:eastAsia="Times"/>
        </w:rPr>
        <w:t>ing</w:t>
      </w:r>
      <w:r w:rsidR="004254DA">
        <w:rPr>
          <w:rFonts w:eastAsia="Times"/>
        </w:rPr>
        <w:t xml:space="preserve"> object (</w:t>
      </w:r>
      <w:r>
        <w:rPr>
          <w:rFonts w:eastAsia="Times"/>
        </w:rPr>
        <w:t>labelled ‘</w:t>
      </w:r>
      <w:r w:rsidR="004254DA">
        <w:rPr>
          <w:rFonts w:eastAsia="Times"/>
          <w:i/>
        </w:rPr>
        <w:t>g</w:t>
      </w:r>
      <w:r>
        <w:rPr>
          <w:rFonts w:eastAsia="Times"/>
          <w:i/>
        </w:rPr>
        <w:t>t’</w:t>
      </w:r>
      <w:r w:rsidR="007D5A82" w:rsidRPr="007D5A82">
        <w:rPr>
          <w:rFonts w:eastAsia="Times"/>
        </w:rPr>
        <w:t xml:space="preserve"> in</w:t>
      </w:r>
      <w:r>
        <w:rPr>
          <w:rFonts w:eastAsia="Times"/>
        </w:rPr>
        <w:t xml:space="preserve"> the example code</w:t>
      </w:r>
      <w:r w:rsidR="004254DA">
        <w:rPr>
          <w:rFonts w:eastAsia="Times"/>
        </w:rPr>
        <w:t xml:space="preserve">) </w:t>
      </w:r>
      <w:r>
        <w:rPr>
          <w:rFonts w:eastAsia="Times"/>
        </w:rPr>
        <w:t xml:space="preserve">that has to be created at initiation of experimentation. During experimentation, this object </w:t>
      </w:r>
      <w:r w:rsidR="004254DA">
        <w:rPr>
          <w:rFonts w:eastAsia="Times"/>
        </w:rPr>
        <w:t>loads the required modules</w:t>
      </w:r>
      <w:r>
        <w:rPr>
          <w:rFonts w:eastAsia="Times"/>
        </w:rPr>
        <w:t>,</w:t>
      </w:r>
      <w:r w:rsidR="004254DA">
        <w:rPr>
          <w:rFonts w:eastAsia="Times"/>
        </w:rPr>
        <w:t xml:space="preserve"> </w:t>
      </w:r>
      <w:r>
        <w:rPr>
          <w:rFonts w:eastAsia="Times"/>
        </w:rPr>
        <w:t xml:space="preserve">integrates data across the different modules </w:t>
      </w:r>
      <w:r w:rsidR="00753047">
        <w:rPr>
          <w:rFonts w:eastAsia="Times"/>
        </w:rPr>
        <w:t>and</w:t>
      </w:r>
      <w:r>
        <w:rPr>
          <w:rFonts w:eastAsia="Times"/>
        </w:rPr>
        <w:t xml:space="preserve"> </w:t>
      </w:r>
      <w:r w:rsidR="00753047">
        <w:rPr>
          <w:rFonts w:eastAsia="Times"/>
        </w:rPr>
        <w:t xml:space="preserve">allows </w:t>
      </w:r>
      <w:r>
        <w:rPr>
          <w:rFonts w:eastAsia="Times"/>
        </w:rPr>
        <w:t>e</w:t>
      </w:r>
      <w:r>
        <w:rPr>
          <w:rFonts w:eastAsia="Times"/>
        </w:rPr>
        <w:t>x</w:t>
      </w:r>
      <w:r w:rsidR="00753047">
        <w:rPr>
          <w:rFonts w:eastAsia="Times"/>
        </w:rPr>
        <w:t>ecution</w:t>
      </w:r>
      <w:r>
        <w:rPr>
          <w:rFonts w:eastAsia="Times"/>
        </w:rPr>
        <w:t xml:space="preserve"> </w:t>
      </w:r>
      <w:r w:rsidR="00753047">
        <w:rPr>
          <w:rFonts w:eastAsia="Times"/>
        </w:rPr>
        <w:t xml:space="preserve">of </w:t>
      </w:r>
      <w:r>
        <w:rPr>
          <w:rFonts w:eastAsia="Times"/>
        </w:rPr>
        <w:t xml:space="preserve">the </w:t>
      </w:r>
      <w:r w:rsidR="00753047">
        <w:rPr>
          <w:rFonts w:eastAsia="Times"/>
        </w:rPr>
        <w:t xml:space="preserve">necessary </w:t>
      </w:r>
      <w:r>
        <w:rPr>
          <w:rFonts w:eastAsia="Times"/>
        </w:rPr>
        <w:t>calibration procedures</w:t>
      </w:r>
      <w:r w:rsidR="00753047">
        <w:rPr>
          <w:rFonts w:eastAsia="Times"/>
        </w:rPr>
        <w:t>.</w:t>
      </w:r>
    </w:p>
    <w:p w:rsidR="004254DA" w:rsidRDefault="004254DA" w:rsidP="004254DA">
      <w:pPr>
        <w:pStyle w:val="jovBodyText"/>
        <w:rPr>
          <w:rFonts w:eastAsia="Times"/>
        </w:rPr>
      </w:pPr>
    </w:p>
    <w:p w:rsidR="004254DA" w:rsidRPr="000B6F1E" w:rsidRDefault="004254DA" w:rsidP="004254DA">
      <w:pPr>
        <w:pStyle w:val="jovBlockText"/>
        <w:rPr>
          <w:i/>
        </w:rPr>
      </w:pPr>
      <w:r w:rsidRPr="000B6F1E">
        <w:rPr>
          <w:i/>
        </w:rPr>
        <w:t># creating an GazeTracker object that prints out # debug and error commands</w:t>
      </w:r>
    </w:p>
    <w:p w:rsidR="004254DA" w:rsidRPr="00854ABD" w:rsidRDefault="0048556E" w:rsidP="004254DA">
      <w:pPr>
        <w:pStyle w:val="jovBlockText"/>
      </w:pPr>
      <w:r>
        <w:t>gt</w:t>
      </w:r>
      <w:r w:rsidR="004254DA" w:rsidRPr="00854ABD">
        <w:t xml:space="preserve"> = pyGaze.</w:t>
      </w:r>
      <w:r w:rsidR="004254DA">
        <w:t>Gaze</w:t>
      </w:r>
      <w:r w:rsidR="004254DA" w:rsidRPr="00854ABD">
        <w:t>Tracker(</w:t>
      </w:r>
      <w:r w:rsidR="004254DA">
        <w:t>1,1</w:t>
      </w:r>
      <w:r w:rsidR="004254DA" w:rsidRPr="00854ABD">
        <w:t>)</w:t>
      </w:r>
    </w:p>
    <w:p w:rsidR="004254DA" w:rsidRPr="00854ABD" w:rsidRDefault="004254DA" w:rsidP="004254DA">
      <w:pPr>
        <w:pStyle w:val="jovBlockText"/>
      </w:pPr>
    </w:p>
    <w:p w:rsidR="004254DA" w:rsidRPr="00854ABD" w:rsidRDefault="004254DA" w:rsidP="004254DA">
      <w:pPr>
        <w:pStyle w:val="jovBlockText"/>
      </w:pPr>
      <w:r w:rsidRPr="000B6F1E">
        <w:rPr>
          <w:i/>
        </w:rPr>
        <w:t xml:space="preserve"># loading eyetracker, headtracker and display </w:t>
      </w:r>
      <w:r w:rsidRPr="000B6F1E">
        <w:rPr>
          <w:i/>
        </w:rPr>
        <w:br/>
        <w:t xml:space="preserve"># modules as well as set a mode for accepting </w:t>
      </w:r>
      <w:r w:rsidRPr="000B6F1E">
        <w:rPr>
          <w:i/>
        </w:rPr>
        <w:br/>
        <w:t># tracked data from both eye- and head-tracker</w:t>
      </w:r>
      <w:r>
        <w:br/>
      </w:r>
      <w:r w:rsidR="0048556E">
        <w:t>gt</w:t>
      </w:r>
      <w:r w:rsidRPr="00854ABD">
        <w:t>.loadModules(eyemod,headmod,</w:t>
      </w:r>
      <w:r w:rsidRPr="00854ABD" w:rsidDel="00E76323">
        <w:t xml:space="preserve"> </w:t>
      </w:r>
      <w:r w:rsidRPr="00854ABD">
        <w:t>p</w:t>
      </w:r>
      <w:r w:rsidRPr="00854ABD">
        <w:t>y</w:t>
      </w:r>
      <w:r w:rsidRPr="00854ABD">
        <w:t>Gaze.PG_EHT_MODE_</w:t>
      </w:r>
      <w:r>
        <w:t>BOTH</w:t>
      </w:r>
      <w:r w:rsidRPr="00854ABD">
        <w:t>)</w:t>
      </w:r>
    </w:p>
    <w:p w:rsidR="004254DA" w:rsidRPr="00854ABD" w:rsidRDefault="004254DA" w:rsidP="004254DA">
      <w:pPr>
        <w:pStyle w:val="jovBlockText"/>
      </w:pPr>
    </w:p>
    <w:p w:rsidR="004254DA" w:rsidRPr="000B6F1E" w:rsidRDefault="004254DA" w:rsidP="004254DA">
      <w:pPr>
        <w:pStyle w:val="jovBlockText"/>
        <w:rPr>
          <w:i/>
        </w:rPr>
      </w:pPr>
      <w:r w:rsidRPr="000B6F1E">
        <w:rPr>
          <w:i/>
        </w:rPr>
        <w:t xml:space="preserve"># configuring the eyetracker, headtracker and </w:t>
      </w:r>
      <w:r w:rsidRPr="000B6F1E">
        <w:rPr>
          <w:i/>
        </w:rPr>
        <w:br/>
        <w:t># display modules using configuration files</w:t>
      </w:r>
    </w:p>
    <w:p w:rsidR="004254DA" w:rsidRDefault="0048556E" w:rsidP="004254DA">
      <w:pPr>
        <w:pStyle w:val="jovBlockText"/>
      </w:pPr>
      <w:r>
        <w:t>gt</w:t>
      </w:r>
      <w:r w:rsidR="004254DA" w:rsidRPr="00854ABD">
        <w:t>.configure(eyecfg, headcfg)</w:t>
      </w:r>
    </w:p>
    <w:p w:rsidR="004E3CA7" w:rsidRDefault="004E3CA7" w:rsidP="004E3CA7">
      <w:pPr>
        <w:pStyle w:val="jovBodyText"/>
        <w:rPr>
          <w:rFonts w:eastAsia="Times"/>
        </w:rPr>
      </w:pPr>
    </w:p>
    <w:p w:rsidR="00411F06" w:rsidRDefault="00411F06" w:rsidP="00FC1335">
      <w:pPr>
        <w:pStyle w:val="jovHeading2"/>
      </w:pPr>
      <w:bookmarkStart w:id="204" w:name="CalibrationProcedures"/>
      <w:bookmarkEnd w:id="204"/>
      <w:r>
        <w:t>Calibration procedures</w:t>
      </w:r>
    </w:p>
    <w:p w:rsidR="00411F06" w:rsidRDefault="00411F06" w:rsidP="003104B3">
      <w:pPr>
        <w:pStyle w:val="jovBodyText"/>
        <w:rPr>
          <w:rFonts w:eastAsia="Times"/>
        </w:rPr>
      </w:pPr>
      <w:r>
        <w:rPr>
          <w:rFonts w:eastAsia="Times"/>
        </w:rPr>
        <w:t xml:space="preserve">A </w:t>
      </w:r>
      <w:r w:rsidR="00B63EAC">
        <w:rPr>
          <w:rFonts w:eastAsia="Times"/>
        </w:rPr>
        <w:t xml:space="preserve">system calibration </w:t>
      </w:r>
      <w:r>
        <w:rPr>
          <w:rFonts w:eastAsia="Times"/>
        </w:rPr>
        <w:t>has to be conducted</w:t>
      </w:r>
      <w:r w:rsidR="00A05F60">
        <w:rPr>
          <w:rFonts w:eastAsia="Times"/>
        </w:rPr>
        <w:t>, prior to e</w:t>
      </w:r>
      <w:r w:rsidR="00A05F60">
        <w:rPr>
          <w:rFonts w:eastAsia="Times"/>
        </w:rPr>
        <w:t>x</w:t>
      </w:r>
      <w:r w:rsidR="00A05F60">
        <w:rPr>
          <w:rFonts w:eastAsia="Times"/>
        </w:rPr>
        <w:t>perimentation,</w:t>
      </w:r>
      <w:r>
        <w:rPr>
          <w:rFonts w:eastAsia="Times"/>
        </w:rPr>
        <w:t xml:space="preserve"> before gaze vector can be computed. These calibrations determine:</w:t>
      </w:r>
    </w:p>
    <w:p w:rsidR="00186BA4" w:rsidRPr="00411F06" w:rsidRDefault="00186BA4" w:rsidP="00186BA4">
      <w:pPr>
        <w:pStyle w:val="jovNumberedList"/>
        <w:numPr>
          <w:ilvl w:val="0"/>
          <w:numId w:val="9"/>
        </w:numPr>
      </w:pPr>
      <w:r>
        <w:t xml:space="preserve">the position and orientation of the eye, relative to </w:t>
      </w:r>
      <w:r w:rsidR="00F06BB8">
        <w:t xml:space="preserve">the </w:t>
      </w:r>
      <w:r w:rsidR="001A1477">
        <w:t xml:space="preserve">rigid </w:t>
      </w:r>
      <w:r>
        <w:t xml:space="preserve">marker which </w:t>
      </w:r>
      <w:r w:rsidR="00F06BB8">
        <w:t xml:space="preserve">is </w:t>
      </w:r>
      <w:r w:rsidR="001A1477">
        <w:t xml:space="preserve">tracked by the MoCap system and </w:t>
      </w:r>
      <w:r>
        <w:t>attached to the top of the eyetracker</w:t>
      </w:r>
      <w:r w:rsidR="00150F8E">
        <w:t xml:space="preserve"> (</w:t>
      </w:r>
      <w:r w:rsidR="00275619">
        <w:t>Figure 2</w:t>
      </w:r>
      <w:r w:rsidR="00F06BB8">
        <w:t>, top panel</w:t>
      </w:r>
      <w:r w:rsidR="00150F8E">
        <w:t>)</w:t>
      </w:r>
    </w:p>
    <w:p w:rsidR="00411F06" w:rsidRDefault="00411F06" w:rsidP="00411F06">
      <w:pPr>
        <w:pStyle w:val="jovNumberedList"/>
        <w:numPr>
          <w:ilvl w:val="0"/>
          <w:numId w:val="9"/>
        </w:numPr>
      </w:pPr>
      <w:r>
        <w:t xml:space="preserve">the </w:t>
      </w:r>
      <w:r w:rsidR="00E50309">
        <w:t xml:space="preserve">function </w:t>
      </w:r>
      <w:r w:rsidR="00150F8E">
        <w:t>that maps the pupil</w:t>
      </w:r>
      <w:r>
        <w:t>s</w:t>
      </w:r>
      <w:r w:rsidR="00150F8E">
        <w:t>’</w:t>
      </w:r>
      <w:r>
        <w:t xml:space="preserve"> </w:t>
      </w:r>
      <w:r w:rsidR="00150F8E">
        <w:t xml:space="preserve">screen </w:t>
      </w:r>
      <w:r>
        <w:t xml:space="preserve">position on </w:t>
      </w:r>
      <w:r w:rsidR="00150F8E">
        <w:t xml:space="preserve">each eyetracking </w:t>
      </w:r>
      <w:r>
        <w:t xml:space="preserve">camera and </w:t>
      </w:r>
      <w:r w:rsidR="00150F8E">
        <w:t>their correspon</w:t>
      </w:r>
      <w:r w:rsidR="00150F8E">
        <w:t>d</w:t>
      </w:r>
      <w:r w:rsidR="00150F8E">
        <w:t>ing</w:t>
      </w:r>
      <w:r>
        <w:t xml:space="preserve"> rotation in the ECS</w:t>
      </w:r>
      <w:r w:rsidR="00150F8E">
        <w:t xml:space="preserve"> (</w:t>
      </w:r>
      <w:r w:rsidR="00275619">
        <w:t>Figure 2</w:t>
      </w:r>
      <w:r w:rsidR="00F06BB8">
        <w:t>, middle panel</w:t>
      </w:r>
      <w:r w:rsidR="00150F8E">
        <w:t>)</w:t>
      </w:r>
    </w:p>
    <w:p w:rsidR="002811A5" w:rsidRDefault="002811A5" w:rsidP="00411F06">
      <w:pPr>
        <w:pStyle w:val="jovNumberedList"/>
        <w:numPr>
          <w:ilvl w:val="0"/>
          <w:numId w:val="9"/>
        </w:numPr>
      </w:pPr>
      <w:r>
        <w:t>the dimensions of the display model in the WCS</w:t>
      </w:r>
    </w:p>
    <w:p w:rsidR="006E66EC" w:rsidRDefault="006E66EC" w:rsidP="006E66EC">
      <w:pPr>
        <w:pStyle w:val="jovBodyTextContinue"/>
        <w:rPr>
          <w:rFonts w:eastAsia="Times"/>
        </w:rPr>
      </w:pPr>
      <w:r>
        <w:rPr>
          <w:rFonts w:eastAsia="Times"/>
        </w:rPr>
        <w:t>In addition, a corrective procedure is periodically co</w:t>
      </w:r>
      <w:r>
        <w:rPr>
          <w:rFonts w:eastAsia="Times"/>
        </w:rPr>
        <w:t>n</w:t>
      </w:r>
      <w:r>
        <w:rPr>
          <w:rFonts w:eastAsia="Times"/>
        </w:rPr>
        <w:t xml:space="preserve">ducted (e.g., every 15 minutes) to compensate for </w:t>
      </w:r>
      <w:r w:rsidR="0063332D">
        <w:rPr>
          <w:rFonts w:eastAsia="Times"/>
        </w:rPr>
        <w:t xml:space="preserve">drift </w:t>
      </w:r>
      <w:r>
        <w:rPr>
          <w:rFonts w:eastAsia="Times"/>
        </w:rPr>
        <w:t>e</w:t>
      </w:r>
      <w:r>
        <w:rPr>
          <w:rFonts w:eastAsia="Times"/>
        </w:rPr>
        <w:t>r</w:t>
      </w:r>
      <w:r>
        <w:rPr>
          <w:rFonts w:eastAsia="Times"/>
        </w:rPr>
        <w:t>rors, introduced by eyetracker slippage.</w:t>
      </w:r>
    </w:p>
    <w:p w:rsidR="00186BA4" w:rsidRDefault="00186BA4" w:rsidP="00186BA4">
      <w:pPr>
        <w:pStyle w:val="jovHeading3"/>
      </w:pPr>
      <w:bookmarkStart w:id="205" w:name="Ronsse2007"/>
      <w:bookmarkStart w:id="206" w:name="headCalibration"/>
      <w:r>
        <w:t>Estimating the eye position in HCS</w:t>
      </w:r>
      <w:bookmarkEnd w:id="205"/>
      <w:bookmarkEnd w:id="206"/>
    </w:p>
    <w:p w:rsidR="00186BA4" w:rsidRDefault="00186BA4" w:rsidP="00186BA4">
      <w:pPr>
        <w:pStyle w:val="jovBodyText"/>
        <w:rPr>
          <w:rFonts w:eastAsia="Times"/>
        </w:rPr>
      </w:pPr>
      <w:r>
        <w:rPr>
          <w:rFonts w:eastAsia="Times"/>
        </w:rPr>
        <w:t>It is necessary to know the relationship between the o</w:t>
      </w:r>
      <w:r>
        <w:rPr>
          <w:rFonts w:eastAsia="Times"/>
        </w:rPr>
        <w:t>b</w:t>
      </w:r>
      <w:r>
        <w:rPr>
          <w:rFonts w:eastAsia="Times"/>
        </w:rPr>
        <w:t>ject that is tracked by the body tracking system and the o</w:t>
      </w:r>
      <w:r>
        <w:rPr>
          <w:rFonts w:eastAsia="Times"/>
        </w:rPr>
        <w:t>b</w:t>
      </w:r>
      <w:r>
        <w:rPr>
          <w:rFonts w:eastAsia="Times"/>
        </w:rPr>
        <w:t>server’s eyes. Because this relationship is assumed to be re</w:t>
      </w:r>
      <w:r>
        <w:rPr>
          <w:rFonts w:eastAsia="Times"/>
        </w:rPr>
        <w:t>l</w:t>
      </w:r>
      <w:r>
        <w:rPr>
          <w:rFonts w:eastAsia="Times"/>
        </w:rPr>
        <w:t>atively stable throughout an experimental session, the cal</w:t>
      </w:r>
      <w:r>
        <w:rPr>
          <w:rFonts w:eastAsia="Times"/>
        </w:rPr>
        <w:t>i</w:t>
      </w:r>
      <w:r>
        <w:rPr>
          <w:rFonts w:eastAsia="Times"/>
        </w:rPr>
        <w:t>bration to determine this is only performed once and only at the very beginning.</w:t>
      </w:r>
    </w:p>
    <w:p w:rsidR="00186BA4" w:rsidRDefault="004A2913" w:rsidP="00186BA4">
      <w:pPr>
        <w:pStyle w:val="jovBodyText"/>
        <w:rPr>
          <w:rFonts w:eastAsia="Times"/>
        </w:rPr>
      </w:pPr>
      <w:r>
        <w:rPr>
          <w:rFonts w:eastAsia="Times"/>
        </w:rPr>
        <w:t>Prior to any experimentation</w:t>
      </w:r>
      <w:r w:rsidR="00186BA4">
        <w:rPr>
          <w:rFonts w:eastAsia="Times"/>
        </w:rPr>
        <w:t>, the position of the eyes is meas</w:t>
      </w:r>
      <w:r w:rsidR="001D6B9F">
        <w:rPr>
          <w:rFonts w:eastAsia="Times"/>
        </w:rPr>
        <w:t xml:space="preserve">ured </w:t>
      </w:r>
      <w:r w:rsidR="00186BA4">
        <w:rPr>
          <w:rFonts w:eastAsia="Times"/>
        </w:rPr>
        <w:t>with the aid of an additional tracked object, u</w:t>
      </w:r>
      <w:r w:rsidR="00186BA4">
        <w:rPr>
          <w:rFonts w:eastAsia="Times"/>
        </w:rPr>
        <w:t>s</w:t>
      </w:r>
      <w:r w:rsidR="00186BA4">
        <w:rPr>
          <w:rFonts w:eastAsia="Times"/>
        </w:rPr>
        <w:t>ing the MoCap system. Taking minimal errors into a</w:t>
      </w:r>
      <w:r w:rsidR="00186BA4">
        <w:rPr>
          <w:rFonts w:eastAsia="Times"/>
        </w:rPr>
        <w:t>c</w:t>
      </w:r>
      <w:r w:rsidR="00186BA4">
        <w:rPr>
          <w:rFonts w:eastAsia="Times"/>
        </w:rPr>
        <w:t xml:space="preserve">count, the position of both eyes is assumed to be at the nasal bridge. </w:t>
      </w:r>
      <w:r>
        <w:rPr>
          <w:rFonts w:eastAsia="Times"/>
        </w:rPr>
        <w:t>Hence, t</w:t>
      </w:r>
      <w:r w:rsidR="00186BA4">
        <w:rPr>
          <w:rFonts w:eastAsia="Times"/>
        </w:rPr>
        <w:t xml:space="preserve">he observer is instructed to place the tip of a tracked wand on the nasal bridge. </w:t>
      </w:r>
      <w:commentRangeStart w:id="207"/>
      <w:r>
        <w:rPr>
          <w:rFonts w:eastAsia="Times"/>
        </w:rPr>
        <w:t>T</w:t>
      </w:r>
      <w:r w:rsidR="00186BA4">
        <w:rPr>
          <w:rFonts w:eastAsia="Times"/>
        </w:rPr>
        <w:t xml:space="preserve">he relationship between the </w:t>
      </w:r>
      <w:r w:rsidR="005753F3">
        <w:rPr>
          <w:rFonts w:eastAsia="Times"/>
        </w:rPr>
        <w:t xml:space="preserve">MoCap </w:t>
      </w:r>
      <w:r>
        <w:rPr>
          <w:rFonts w:eastAsia="Times"/>
        </w:rPr>
        <w:t xml:space="preserve">tracked </w:t>
      </w:r>
      <w:r w:rsidR="00186BA4">
        <w:rPr>
          <w:rFonts w:eastAsia="Times"/>
        </w:rPr>
        <w:t xml:space="preserve">object </w:t>
      </w:r>
      <w:r w:rsidR="00186BA4">
        <w:rPr>
          <w:rFonts w:ascii="CMMI9" w:eastAsia="Times" w:hAnsi="CMMI9" w:cs="CMMI9"/>
        </w:rPr>
        <w:t>~</w:t>
      </w:r>
      <w:r w:rsidR="00186BA4">
        <w:rPr>
          <w:rFonts w:ascii="CMBX9" w:eastAsia="Times" w:hAnsi="CMBX9" w:cs="CMBX9"/>
        </w:rPr>
        <w:t>p</w:t>
      </w:r>
      <w:r w:rsidR="00186BA4">
        <w:rPr>
          <w:rFonts w:ascii="CMMI5" w:eastAsia="Times" w:hAnsi="CMMI5" w:cs="CMMI5"/>
          <w:sz w:val="10"/>
          <w:szCs w:val="10"/>
        </w:rPr>
        <w:t>WCS</w:t>
      </w:r>
      <w:r w:rsidR="00186BA4">
        <w:rPr>
          <w:rFonts w:ascii="CMMI6" w:eastAsia="Times" w:hAnsi="CMMI6" w:cs="CMMI6"/>
          <w:sz w:val="12"/>
          <w:szCs w:val="12"/>
        </w:rPr>
        <w:t xml:space="preserve">h </w:t>
      </w:r>
      <w:r w:rsidR="00186BA4">
        <w:rPr>
          <w:rFonts w:eastAsia="Times"/>
        </w:rPr>
        <w:t xml:space="preserve">and the wand </w:t>
      </w:r>
      <w:r w:rsidR="00186BA4">
        <w:rPr>
          <w:rFonts w:ascii="CMMI9" w:eastAsia="Times" w:hAnsi="CMMI9" w:cs="CMMI9"/>
        </w:rPr>
        <w:t>~</w:t>
      </w:r>
      <w:r w:rsidR="00186BA4">
        <w:rPr>
          <w:rFonts w:ascii="CMBX9" w:eastAsia="Times" w:hAnsi="CMBX9" w:cs="CMBX9"/>
        </w:rPr>
        <w:t>p</w:t>
      </w:r>
      <w:r w:rsidR="00186BA4">
        <w:rPr>
          <w:rFonts w:ascii="CMMI5" w:eastAsia="Times" w:hAnsi="CMMI5" w:cs="CMMI5"/>
          <w:sz w:val="10"/>
          <w:szCs w:val="10"/>
        </w:rPr>
        <w:t xml:space="preserve">WCS </w:t>
      </w:r>
      <w:r w:rsidR="00186BA4">
        <w:rPr>
          <w:rFonts w:ascii="CMMI6" w:eastAsia="Times" w:hAnsi="CMMI6" w:cs="CMMI6"/>
          <w:sz w:val="12"/>
          <w:szCs w:val="12"/>
        </w:rPr>
        <w:t xml:space="preserve">e </w:t>
      </w:r>
      <w:r w:rsidR="00186BA4">
        <w:rPr>
          <w:rFonts w:eastAsia="Times"/>
        </w:rPr>
        <w:t xml:space="preserve">is </w:t>
      </w:r>
      <w:r>
        <w:rPr>
          <w:rFonts w:eastAsia="Times"/>
        </w:rPr>
        <w:t xml:space="preserve">then </w:t>
      </w:r>
      <w:r w:rsidR="00186BA4">
        <w:rPr>
          <w:rFonts w:eastAsia="Times"/>
        </w:rPr>
        <w:t>recorded.</w:t>
      </w:r>
      <w:commentRangeEnd w:id="207"/>
      <w:r>
        <w:rPr>
          <w:rStyle w:val="CommentReference"/>
          <w:rFonts w:ascii="Times" w:hAnsi="Times"/>
        </w:rPr>
        <w:commentReference w:id="207"/>
      </w:r>
      <w:r w:rsidR="00186BA4">
        <w:rPr>
          <w:rFonts w:eastAsia="Times"/>
        </w:rPr>
        <w:t xml:space="preserve"> Because both points are </w:t>
      </w:r>
      <w:r w:rsidR="00186BA4">
        <w:rPr>
          <w:rFonts w:eastAsia="Times"/>
        </w:rPr>
        <w:lastRenderedPageBreak/>
        <w:t>represented in the WCS, the translation vector has to be transformed into the HCS:</w:t>
      </w:r>
    </w:p>
    <w:p w:rsidR="00186BA4" w:rsidRDefault="00186BA4" w:rsidP="00186BA4">
      <w:pPr>
        <w:autoSpaceDE w:val="0"/>
        <w:autoSpaceDN w:val="0"/>
        <w:adjustRightInd w:val="0"/>
        <w:rPr>
          <w:rFonts w:ascii="Times New Roman" w:eastAsia="Times" w:hAnsi="Times New Roman"/>
          <w:sz w:val="18"/>
          <w:szCs w:val="18"/>
        </w:rPr>
      </w:pPr>
      <w:r>
        <w:rPr>
          <w:rFonts w:ascii="CMMI9" w:eastAsia="Times" w:hAnsi="CMMI9" w:cs="CMMI9"/>
          <w:sz w:val="18"/>
          <w:szCs w:val="18"/>
        </w:rPr>
        <w:t>~</w:t>
      </w:r>
      <w:r>
        <w:rPr>
          <w:rFonts w:ascii="CMBX9" w:eastAsia="Times" w:hAnsi="CMBX9" w:cs="CMBX9"/>
          <w:sz w:val="18"/>
          <w:szCs w:val="18"/>
        </w:rPr>
        <w:t>v</w:t>
      </w:r>
      <w:r>
        <w:rPr>
          <w:rFonts w:ascii="CMMI5" w:eastAsia="Times" w:hAnsi="CMMI5" w:cs="CMMI5"/>
          <w:sz w:val="10"/>
          <w:szCs w:val="10"/>
        </w:rPr>
        <w:t>HCS</w:t>
      </w:r>
      <w:r>
        <w:rPr>
          <w:rFonts w:ascii="CMMI6" w:eastAsia="Times" w:hAnsi="CMMI6" w:cs="CMMI6"/>
          <w:sz w:val="12"/>
          <w:szCs w:val="12"/>
        </w:rPr>
        <w:t xml:space="preserve">he </w:t>
      </w:r>
      <w:r>
        <w:rPr>
          <w:rFonts w:ascii="CMR9" w:eastAsia="Times" w:hAnsi="CMR9" w:cs="CMR9"/>
          <w:sz w:val="18"/>
          <w:szCs w:val="18"/>
        </w:rPr>
        <w:t xml:space="preserve">= </w:t>
      </w:r>
      <w:r>
        <w:rPr>
          <w:rFonts w:ascii="CMBX9" w:eastAsia="Times" w:hAnsi="CMBX9" w:cs="CMBX9"/>
          <w:sz w:val="18"/>
          <w:szCs w:val="18"/>
        </w:rPr>
        <w:t>O</w:t>
      </w:r>
      <w:r>
        <w:rPr>
          <w:rFonts w:ascii="CMMI5" w:eastAsia="Times" w:hAnsi="CMMI5" w:cs="CMMI5"/>
          <w:sz w:val="10"/>
          <w:szCs w:val="10"/>
        </w:rPr>
        <w:t>WCS</w:t>
      </w:r>
      <w:r>
        <w:rPr>
          <w:rFonts w:ascii="CMMI6" w:eastAsia="Times" w:hAnsi="CMMI6" w:cs="CMMI6"/>
          <w:sz w:val="12"/>
          <w:szCs w:val="12"/>
        </w:rPr>
        <w:t>h</w:t>
      </w:r>
      <w:r>
        <w:rPr>
          <w:rFonts w:ascii="CMSY6" w:eastAsia="CMSY6" w:hAnsi="Times New Roman" w:cs="CMSY6" w:hint="eastAsia"/>
          <w:sz w:val="12"/>
          <w:szCs w:val="12"/>
        </w:rPr>
        <w:t>−</w:t>
      </w:r>
      <w:r>
        <w:rPr>
          <w:rFonts w:ascii="CMR6" w:eastAsia="Times" w:hAnsi="CMR6" w:cs="CMR6"/>
          <w:sz w:val="12"/>
          <w:szCs w:val="12"/>
        </w:rPr>
        <w:t>1</w:t>
      </w:r>
      <w:r>
        <w:rPr>
          <w:rFonts w:ascii="CMSY9" w:eastAsia="Times" w:hAnsi="CMSY9" w:cs="CMSY9"/>
          <w:sz w:val="18"/>
          <w:szCs w:val="18"/>
        </w:rPr>
        <w:t xml:space="preserve">_ </w:t>
      </w:r>
      <w:r>
        <w:rPr>
          <w:rFonts w:ascii="CMR9" w:eastAsia="Times" w:hAnsi="CMR9" w:cs="CMR9"/>
          <w:sz w:val="18"/>
          <w:szCs w:val="18"/>
        </w:rPr>
        <w:t>(</w:t>
      </w:r>
      <w:r>
        <w:rPr>
          <w:rFonts w:ascii="CMMI9" w:eastAsia="Times" w:hAnsi="CMMI9" w:cs="CMMI9"/>
          <w:sz w:val="18"/>
          <w:szCs w:val="18"/>
        </w:rPr>
        <w:t>~</w:t>
      </w:r>
      <w:r>
        <w:rPr>
          <w:rFonts w:ascii="CMBX9" w:eastAsia="Times" w:hAnsi="CMBX9" w:cs="CMBX9"/>
          <w:sz w:val="18"/>
          <w:szCs w:val="18"/>
        </w:rPr>
        <w:t>p</w:t>
      </w:r>
      <w:r>
        <w:rPr>
          <w:rFonts w:ascii="CMMI5" w:eastAsia="Times" w:hAnsi="CMMI5" w:cs="CMMI5"/>
          <w:sz w:val="10"/>
          <w:szCs w:val="10"/>
        </w:rPr>
        <w:t>WCS</w:t>
      </w:r>
      <w:r>
        <w:rPr>
          <w:rFonts w:ascii="CMMI6" w:eastAsia="Times" w:hAnsi="CMMI6" w:cs="CMMI6"/>
          <w:sz w:val="12"/>
          <w:szCs w:val="12"/>
        </w:rPr>
        <w:t xml:space="preserve">e </w:t>
      </w:r>
      <w:r>
        <w:rPr>
          <w:rFonts w:ascii="CMSY9" w:eastAsia="Times" w:hAnsi="CMSY9" w:cs="CMSY9"/>
          <w:sz w:val="18"/>
          <w:szCs w:val="18"/>
        </w:rPr>
        <w:t xml:space="preserve">− </w:t>
      </w:r>
      <w:r>
        <w:rPr>
          <w:rFonts w:ascii="CMMI9" w:eastAsia="Times" w:hAnsi="CMMI9" w:cs="CMMI9"/>
          <w:sz w:val="18"/>
          <w:szCs w:val="18"/>
        </w:rPr>
        <w:t>~</w:t>
      </w:r>
      <w:r>
        <w:rPr>
          <w:rFonts w:ascii="CMBX9" w:eastAsia="Times" w:hAnsi="CMBX9" w:cs="CMBX9"/>
          <w:sz w:val="18"/>
          <w:szCs w:val="18"/>
        </w:rPr>
        <w:t>p</w:t>
      </w:r>
      <w:r>
        <w:rPr>
          <w:rFonts w:ascii="CMMI5" w:eastAsia="Times" w:hAnsi="CMMI5" w:cs="CMMI5"/>
          <w:sz w:val="10"/>
          <w:szCs w:val="10"/>
        </w:rPr>
        <w:t>WCS</w:t>
      </w:r>
      <w:r>
        <w:rPr>
          <w:rFonts w:ascii="CMMI6" w:eastAsia="Times" w:hAnsi="CMMI6" w:cs="CMMI6"/>
          <w:sz w:val="12"/>
          <w:szCs w:val="12"/>
        </w:rPr>
        <w:t xml:space="preserve">h </w:t>
      </w:r>
      <w:r>
        <w:rPr>
          <w:rFonts w:ascii="CMR9" w:eastAsia="Times" w:hAnsi="CMR9" w:cs="CMR9"/>
          <w:sz w:val="18"/>
          <w:szCs w:val="18"/>
        </w:rPr>
        <w:t xml:space="preserve">) </w:t>
      </w:r>
      <w:r>
        <w:rPr>
          <w:rFonts w:ascii="Times New Roman" w:eastAsia="Times" w:hAnsi="Times New Roman"/>
          <w:sz w:val="18"/>
          <w:szCs w:val="18"/>
        </w:rPr>
        <w:t>(4)</w:t>
      </w:r>
    </w:p>
    <w:p w:rsidR="000E4940" w:rsidRPr="000B6F1E" w:rsidRDefault="000E4940" w:rsidP="000B6F1E">
      <w:pPr>
        <w:pStyle w:val="jovBlockText"/>
        <w:rPr>
          <w:i/>
        </w:rPr>
      </w:pPr>
      <w:r w:rsidRPr="000B6F1E">
        <w:rPr>
          <w:i/>
        </w:rPr>
        <w:t xml:space="preserve"># computes the position of the eye relative to </w:t>
      </w:r>
      <w:r w:rsidRPr="000B6F1E">
        <w:rPr>
          <w:i/>
        </w:rPr>
        <w:br/>
        <w:t># the tracked body marker</w:t>
      </w:r>
    </w:p>
    <w:p w:rsidR="00854ABD" w:rsidRDefault="00B33B2C" w:rsidP="000B6F1E">
      <w:pPr>
        <w:pStyle w:val="jovBlockText"/>
      </w:pPr>
      <w:r>
        <w:t>gt</w:t>
      </w:r>
      <w:r w:rsidR="00854ABD" w:rsidRPr="00854ABD">
        <w:t>.collectEyeHeadRelation()</w:t>
      </w:r>
    </w:p>
    <w:p w:rsidR="00854ABD" w:rsidRDefault="00854ABD" w:rsidP="00186BA4">
      <w:pPr>
        <w:autoSpaceDE w:val="0"/>
        <w:autoSpaceDN w:val="0"/>
        <w:adjustRightInd w:val="0"/>
        <w:rPr>
          <w:rFonts w:ascii="CMMI5" w:eastAsia="Times" w:hAnsi="CMMI5" w:cs="CMMI5"/>
          <w:sz w:val="10"/>
          <w:szCs w:val="10"/>
        </w:rPr>
      </w:pPr>
    </w:p>
    <w:p w:rsidR="000946EE" w:rsidRDefault="000946EE" w:rsidP="00186BA4">
      <w:pPr>
        <w:autoSpaceDE w:val="0"/>
        <w:autoSpaceDN w:val="0"/>
        <w:adjustRightInd w:val="0"/>
        <w:rPr>
          <w:rFonts w:ascii="CMMI5" w:eastAsia="Times" w:hAnsi="CMMI5" w:cs="CMMI5"/>
          <w:sz w:val="10"/>
          <w:szCs w:val="10"/>
        </w:rPr>
      </w:pPr>
    </w:p>
    <w:p w:rsidR="00186BA4" w:rsidRDefault="00186BA4" w:rsidP="00186BA4">
      <w:pPr>
        <w:pStyle w:val="jovHeading3"/>
      </w:pPr>
      <w:r>
        <w:t>Estimating the orientation of ECS relative to HCS</w:t>
      </w:r>
    </w:p>
    <w:p w:rsidR="004E3CA7" w:rsidRDefault="004E3CA7" w:rsidP="004E3CA7">
      <w:pPr>
        <w:pStyle w:val="jovBodyText"/>
        <w:rPr>
          <w:rFonts w:eastAsia="Times"/>
        </w:rPr>
      </w:pPr>
      <w:r>
        <w:rPr>
          <w:rFonts w:eastAsia="Times"/>
        </w:rPr>
        <w:t xml:space="preserve">The relationship between the orientations of the HCS and the ECS is represented by the rotation matrix </w:t>
      </w:r>
      <w:r>
        <w:rPr>
          <w:rFonts w:ascii="CMBX9" w:eastAsia="Times" w:hAnsi="CMBX9" w:cs="CMBX9"/>
        </w:rPr>
        <w:t>R</w:t>
      </w:r>
      <w:r>
        <w:rPr>
          <w:rFonts w:ascii="CMMI5" w:eastAsia="Times" w:hAnsi="CMMI5" w:cs="CMMI5"/>
          <w:sz w:val="10"/>
          <w:szCs w:val="10"/>
        </w:rPr>
        <w:t xml:space="preserve">HCS </w:t>
      </w:r>
      <w:r>
        <w:rPr>
          <w:rFonts w:ascii="CMMI6" w:eastAsia="Times" w:hAnsi="CMMI6" w:cs="CMMI6"/>
          <w:sz w:val="12"/>
          <w:szCs w:val="12"/>
        </w:rPr>
        <w:t xml:space="preserve">he </w:t>
      </w:r>
      <w:r>
        <w:rPr>
          <w:rFonts w:eastAsia="Times"/>
        </w:rPr>
        <w:t>, which is estimated using the following calibration proc</w:t>
      </w:r>
      <w:r>
        <w:rPr>
          <w:rFonts w:eastAsia="Times"/>
        </w:rPr>
        <w:t>e</w:t>
      </w:r>
      <w:r>
        <w:rPr>
          <w:rFonts w:eastAsia="Times"/>
        </w:rPr>
        <w:t>dure. The subject is asked to assume a comfortable neutral head-pose with gaze straight ahead. The subject is then pr</w:t>
      </w:r>
      <w:r>
        <w:rPr>
          <w:rFonts w:eastAsia="Times"/>
        </w:rPr>
        <w:t>e</w:t>
      </w:r>
      <w:r>
        <w:rPr>
          <w:rFonts w:eastAsia="Times"/>
        </w:rPr>
        <w:t>sented with a fixation point in the center of a large (</w:t>
      </w:r>
      <w:r>
        <w:rPr>
          <w:rFonts w:ascii="CMR9" w:eastAsia="Times" w:hAnsi="CMR9" w:cs="CMR9"/>
        </w:rPr>
        <w:t>50</w:t>
      </w:r>
      <w:r>
        <w:rPr>
          <w:rFonts w:ascii="CMSY6" w:eastAsia="CMSY6" w:cs="CMSY6" w:hint="eastAsia"/>
          <w:sz w:val="12"/>
          <w:szCs w:val="12"/>
        </w:rPr>
        <w:t>◦</w:t>
      </w:r>
      <w:r>
        <w:rPr>
          <w:rFonts w:ascii="CMSY6" w:eastAsia="CMSY6" w:cs="CMSY6"/>
          <w:sz w:val="12"/>
          <w:szCs w:val="12"/>
        </w:rPr>
        <w:t xml:space="preserve"> </w:t>
      </w:r>
      <w:r>
        <w:rPr>
          <w:rFonts w:eastAsia="Times"/>
        </w:rPr>
        <w:t xml:space="preserve">by </w:t>
      </w:r>
      <w:r>
        <w:rPr>
          <w:rFonts w:ascii="CMR9" w:eastAsia="Times" w:hAnsi="CMR9" w:cs="CMR9"/>
        </w:rPr>
        <w:t>40</w:t>
      </w:r>
      <w:r>
        <w:rPr>
          <w:rFonts w:ascii="CMSY6" w:eastAsia="CMSY6" w:cs="CMSY6" w:hint="eastAsia"/>
          <w:sz w:val="12"/>
          <w:szCs w:val="12"/>
        </w:rPr>
        <w:t>◦</w:t>
      </w:r>
      <w:r>
        <w:rPr>
          <w:rFonts w:eastAsia="Times"/>
        </w:rPr>
        <w:t>) rectangular frame - representing the observer’s field of view (FOV) - whose position and orientation is adjustable. The position of each corner of the rectangle is calculated using the current eye position and a predefined viewing direction in ECS multiplied by a combination of the rot</w:t>
      </w:r>
      <w:r>
        <w:rPr>
          <w:rFonts w:eastAsia="Times"/>
        </w:rPr>
        <w:t>a</w:t>
      </w:r>
      <w:r>
        <w:rPr>
          <w:rFonts w:eastAsia="Times"/>
        </w:rPr>
        <w:t xml:space="preserve">tion matrix </w:t>
      </w:r>
      <w:r>
        <w:rPr>
          <w:rFonts w:ascii="CMBX9" w:eastAsia="Times" w:hAnsi="CMBX9" w:cs="CMBX9"/>
        </w:rPr>
        <w:t>R</w:t>
      </w:r>
      <w:r>
        <w:rPr>
          <w:rFonts w:ascii="CMMI5" w:eastAsia="Times" w:hAnsi="CMMI5" w:cs="CMMI5"/>
          <w:sz w:val="10"/>
          <w:szCs w:val="10"/>
        </w:rPr>
        <w:t xml:space="preserve">HCS </w:t>
      </w:r>
      <w:r>
        <w:rPr>
          <w:rFonts w:ascii="CMMI6" w:eastAsia="Times" w:hAnsi="CMMI6" w:cs="CMMI6"/>
          <w:sz w:val="12"/>
          <w:szCs w:val="12"/>
        </w:rPr>
        <w:t xml:space="preserve">eh </w:t>
      </w:r>
      <w:r>
        <w:rPr>
          <w:rFonts w:eastAsia="Times"/>
        </w:rPr>
        <w:t xml:space="preserve">(initialized with the rotation angles X,Y,Z = </w:t>
      </w:r>
      <w:r>
        <w:rPr>
          <w:rFonts w:ascii="CMR9" w:eastAsia="Times" w:hAnsi="CMR9" w:cs="CMR9"/>
        </w:rPr>
        <w:t>0</w:t>
      </w:r>
      <w:r>
        <w:rPr>
          <w:rFonts w:ascii="CMMI9" w:eastAsia="Times" w:hAnsi="CMMI9" w:cs="CMMI9"/>
        </w:rPr>
        <w:t>.</w:t>
      </w:r>
      <w:r>
        <w:rPr>
          <w:rFonts w:ascii="CMR9" w:eastAsia="Times" w:hAnsi="CMR9" w:cs="CMR9"/>
        </w:rPr>
        <w:t>0</w:t>
      </w:r>
      <w:r>
        <w:rPr>
          <w:rFonts w:ascii="CMSY6" w:eastAsia="CMSY6" w:cs="CMSY6" w:hint="eastAsia"/>
          <w:sz w:val="12"/>
          <w:szCs w:val="12"/>
        </w:rPr>
        <w:t>◦</w:t>
      </w:r>
      <w:r>
        <w:rPr>
          <w:rFonts w:eastAsia="Times"/>
        </w:rPr>
        <w:t xml:space="preserve">) and the current head orientation matrix, </w:t>
      </w:r>
      <w:r>
        <w:rPr>
          <w:rFonts w:ascii="CMBX9" w:eastAsia="Times" w:hAnsi="CMBX9" w:cs="CMBX9"/>
        </w:rPr>
        <w:t>O</w:t>
      </w:r>
      <w:r>
        <w:rPr>
          <w:rFonts w:ascii="CMMI5" w:eastAsia="Times" w:hAnsi="CMMI5" w:cs="CMMI5"/>
          <w:sz w:val="10"/>
          <w:szCs w:val="10"/>
        </w:rPr>
        <w:t>WCS</w:t>
      </w:r>
      <w:r>
        <w:rPr>
          <w:rFonts w:ascii="CMMI6" w:eastAsia="Times" w:hAnsi="CMMI6" w:cs="CMMI6"/>
          <w:sz w:val="12"/>
          <w:szCs w:val="12"/>
        </w:rPr>
        <w:t xml:space="preserve">h </w:t>
      </w:r>
      <w:r>
        <w:rPr>
          <w:rFonts w:eastAsia="Times"/>
        </w:rPr>
        <w:t xml:space="preserve">. The orientation of the FOV rectangle is manually adjusted by changing the rotation angles of </w:t>
      </w:r>
      <w:r>
        <w:rPr>
          <w:rFonts w:ascii="CMMI9" w:eastAsia="Times" w:hAnsi="CMMI9" w:cs="CMMI9"/>
        </w:rPr>
        <w:t>~</w:t>
      </w:r>
      <w:r>
        <w:rPr>
          <w:rFonts w:ascii="CMBX9" w:eastAsia="Times" w:hAnsi="CMBX9" w:cs="CMBX9"/>
        </w:rPr>
        <w:t>R</w:t>
      </w:r>
      <w:r>
        <w:rPr>
          <w:rFonts w:ascii="CMMI5" w:eastAsia="Times" w:hAnsi="CMMI5" w:cs="CMMI5"/>
          <w:sz w:val="10"/>
          <w:szCs w:val="10"/>
        </w:rPr>
        <w:t>HCS</w:t>
      </w:r>
      <w:r>
        <w:rPr>
          <w:rFonts w:ascii="CMMI6" w:eastAsia="Times" w:hAnsi="CMMI6" w:cs="CMMI6"/>
          <w:sz w:val="12"/>
          <w:szCs w:val="12"/>
        </w:rPr>
        <w:t xml:space="preserve">he </w:t>
      </w:r>
      <w:r>
        <w:rPr>
          <w:rFonts w:eastAsia="Times"/>
        </w:rPr>
        <w:t>until the fixation point is in the center of the observer’s field of view, and the top and bottom of the rectangle is perceived to be horizo</w:t>
      </w:r>
      <w:r>
        <w:rPr>
          <w:rFonts w:eastAsia="Times"/>
        </w:rPr>
        <w:t>n</w:t>
      </w:r>
      <w:r>
        <w:rPr>
          <w:rFonts w:eastAsia="Times"/>
        </w:rPr>
        <w:t>tal by the observer.</w:t>
      </w:r>
    </w:p>
    <w:p w:rsidR="00854ABD" w:rsidRDefault="000E4940" w:rsidP="000B6F1E">
      <w:pPr>
        <w:pStyle w:val="jovBlockText"/>
      </w:pPr>
      <w:r w:rsidRPr="000B6F1E">
        <w:rPr>
          <w:i/>
        </w:rPr>
        <w:t xml:space="preserve"># displays a  rectangle of dimensions 50° x 40° </w:t>
      </w:r>
      <w:r w:rsidRPr="000B6F1E">
        <w:rPr>
          <w:i/>
        </w:rPr>
        <w:br/>
        <w:t># that the user reorients to realigns to current</w:t>
      </w:r>
      <w:r w:rsidRPr="000B6F1E">
        <w:rPr>
          <w:i/>
        </w:rPr>
        <w:br/>
        <w:t># field of view</w:t>
      </w:r>
      <w:r w:rsidR="00371225">
        <w:rPr>
          <w:i/>
        </w:rPr>
        <w:br/>
      </w:r>
      <w:r w:rsidR="00EC6B63">
        <w:t>gt</w:t>
      </w:r>
      <w:r w:rsidR="00854ABD" w:rsidRPr="00854ABD">
        <w:t>.correctHeadDirectionVector(50,40)</w:t>
      </w:r>
    </w:p>
    <w:p w:rsidR="006E66EC" w:rsidRDefault="006E66EC" w:rsidP="006E66EC">
      <w:pPr>
        <w:pStyle w:val="jovHeading3"/>
      </w:pPr>
      <w:bookmarkStart w:id="208" w:name="eyeCalibration"/>
      <w:bookmarkEnd w:id="208"/>
      <w:r>
        <w:t>Calibrating the eyetracker</w:t>
      </w:r>
    </w:p>
    <w:p w:rsidR="00E50309" w:rsidRDefault="006E66EC" w:rsidP="006E66EC">
      <w:pPr>
        <w:pStyle w:val="jovBodyText"/>
        <w:rPr>
          <w:rFonts w:eastAsia="Times"/>
        </w:rPr>
      </w:pPr>
      <w:r>
        <w:rPr>
          <w:rFonts w:eastAsia="Times"/>
        </w:rPr>
        <w:t xml:space="preserve">The mapping </w:t>
      </w:r>
      <w:r w:rsidRPr="006E66EC">
        <w:rPr>
          <w:rFonts w:eastAsia="Times"/>
        </w:rPr>
        <w:t>function M(x, y)</w:t>
      </w:r>
      <w:r>
        <w:rPr>
          <w:rFonts w:ascii="CMR9" w:eastAsia="Times" w:hAnsi="CMR9" w:cs="CMR9"/>
        </w:rPr>
        <w:t xml:space="preserve"> </w:t>
      </w:r>
      <w:r>
        <w:rPr>
          <w:rFonts w:eastAsia="Times"/>
        </w:rPr>
        <w:t xml:space="preserve">is fitted using a standard procedure for calibrating video-based eye-trackers [Stampe93, Moore96]. </w:t>
      </w:r>
      <w:r w:rsidR="00E50309">
        <w:rPr>
          <w:rFonts w:eastAsia="Times"/>
        </w:rPr>
        <w:t>The goal is to map</w:t>
      </w:r>
      <w:r>
        <w:rPr>
          <w:rFonts w:eastAsia="Times"/>
        </w:rPr>
        <w:t xml:space="preserve"> the 2D coord</w:t>
      </w:r>
      <w:r>
        <w:rPr>
          <w:rFonts w:eastAsia="Times"/>
        </w:rPr>
        <w:t>i</w:t>
      </w:r>
      <w:r>
        <w:rPr>
          <w:rFonts w:eastAsia="Times"/>
        </w:rPr>
        <w:t>nates of the pupil’s centroid in the camera images provided by the eye-tracker into a 3D viewing vector in ECS, represented with two angles using spherical coordinates.</w:t>
      </w:r>
    </w:p>
    <w:p w:rsidR="00854ABD" w:rsidRDefault="00E50309" w:rsidP="00854ABD">
      <w:pPr>
        <w:pStyle w:val="jovBodyText"/>
        <w:rPr>
          <w:rFonts w:eastAsia="Times"/>
        </w:rPr>
      </w:pPr>
      <w:r>
        <w:rPr>
          <w:rFonts w:eastAsia="Times"/>
        </w:rPr>
        <w:t>During calibration,</w:t>
      </w:r>
      <w:r w:rsidR="006E66EC">
        <w:rPr>
          <w:rFonts w:eastAsia="Times"/>
        </w:rPr>
        <w:t xml:space="preserve"> </w:t>
      </w:r>
      <w:r>
        <w:rPr>
          <w:rFonts w:eastAsia="Times"/>
        </w:rPr>
        <w:t>t</w:t>
      </w:r>
      <w:r w:rsidR="006E66EC">
        <w:rPr>
          <w:rFonts w:eastAsia="Times"/>
        </w:rPr>
        <w:t>he observer is presented with a s</w:t>
      </w:r>
      <w:r w:rsidR="006E66EC">
        <w:rPr>
          <w:rFonts w:eastAsia="Times"/>
        </w:rPr>
        <w:t>e</w:t>
      </w:r>
      <w:r w:rsidR="006E66EC">
        <w:rPr>
          <w:rFonts w:eastAsia="Times"/>
        </w:rPr>
        <w:t>quence of fixation points</w:t>
      </w:r>
      <w:r>
        <w:rPr>
          <w:rFonts w:eastAsia="Times"/>
        </w:rPr>
        <w:t xml:space="preserve">. Each </w:t>
      </w:r>
      <w:r w:rsidR="00FE2398">
        <w:rPr>
          <w:rFonts w:eastAsia="Times"/>
        </w:rPr>
        <w:t>fixation point is rendered</w:t>
      </w:r>
      <w:r>
        <w:rPr>
          <w:rFonts w:eastAsia="Times"/>
        </w:rPr>
        <w:t xml:space="preserve"> so as to require the participant to rotate his eyes </w:t>
      </w:r>
      <w:r w:rsidR="00FE2398">
        <w:rPr>
          <w:rFonts w:eastAsia="Times"/>
        </w:rPr>
        <w:t>in a</w:t>
      </w:r>
      <w:r>
        <w:rPr>
          <w:rFonts w:eastAsia="Times"/>
        </w:rPr>
        <w:t xml:space="preserve"> pre-specified </w:t>
      </w:r>
      <w:r w:rsidR="00FE2398">
        <w:rPr>
          <w:rFonts w:eastAsia="Times"/>
        </w:rPr>
        <w:t xml:space="preserve">direction, by a specific </w:t>
      </w:r>
      <w:r>
        <w:rPr>
          <w:rFonts w:eastAsia="Times"/>
        </w:rPr>
        <w:t>a</w:t>
      </w:r>
      <w:r w:rsidR="00FE2398">
        <w:rPr>
          <w:rFonts w:eastAsia="Times"/>
        </w:rPr>
        <w:t xml:space="preserve">mount, after </w:t>
      </w:r>
      <w:r>
        <w:rPr>
          <w:rFonts w:eastAsia="Times"/>
        </w:rPr>
        <w:t>taking into account the participant’s</w:t>
      </w:r>
      <w:r w:rsidR="006E66EC">
        <w:rPr>
          <w:rFonts w:eastAsia="Times"/>
        </w:rPr>
        <w:t xml:space="preserve"> </w:t>
      </w:r>
      <w:r>
        <w:rPr>
          <w:rFonts w:eastAsia="Times"/>
        </w:rPr>
        <w:t>current head position in WCS.</w:t>
      </w:r>
      <w:r w:rsidR="00FE2398">
        <w:rPr>
          <w:rFonts w:eastAsia="Times"/>
        </w:rPr>
        <w:t xml:space="preserve"> </w:t>
      </w:r>
      <w:r w:rsidR="00186BA4">
        <w:rPr>
          <w:rFonts w:eastAsia="Times"/>
        </w:rPr>
        <w:t>In other words, these fixations points are rendered according to their positions in the participant’s field of view. Alt</w:t>
      </w:r>
      <w:r w:rsidR="00186BA4">
        <w:rPr>
          <w:rFonts w:eastAsia="Times"/>
        </w:rPr>
        <w:t>o</w:t>
      </w:r>
      <w:r w:rsidR="00186BA4">
        <w:rPr>
          <w:rFonts w:eastAsia="Times"/>
        </w:rPr>
        <w:t xml:space="preserve">gether, they describe a grid on the participant’s field of view. </w:t>
      </w:r>
      <w:r w:rsidR="00FE2398">
        <w:rPr>
          <w:rFonts w:eastAsia="Times"/>
        </w:rPr>
        <w:t>Each</w:t>
      </w:r>
      <w:r w:rsidR="006E66EC">
        <w:rPr>
          <w:rFonts w:eastAsia="Times"/>
        </w:rPr>
        <w:t xml:space="preserve"> fixation point is displayed until a stable fixation</w:t>
      </w:r>
      <w:r w:rsidR="009479E3">
        <w:rPr>
          <w:rFonts w:eastAsia="Times"/>
        </w:rPr>
        <w:t xml:space="preserve"> is achieved for </w:t>
      </w:r>
      <w:commentRangeStart w:id="209"/>
      <w:r w:rsidR="00A8784E">
        <w:rPr>
          <w:rFonts w:eastAsia="Times"/>
        </w:rPr>
        <w:t xml:space="preserve">500 </w:t>
      </w:r>
      <w:r w:rsidR="009479E3">
        <w:rPr>
          <w:rFonts w:eastAsia="Times"/>
        </w:rPr>
        <w:t xml:space="preserve">secs </w:t>
      </w:r>
      <w:commentRangeEnd w:id="209"/>
      <w:r w:rsidR="00A8784E">
        <w:rPr>
          <w:rStyle w:val="CommentReference"/>
          <w:rFonts w:ascii="Times" w:hAnsi="Times"/>
        </w:rPr>
        <w:commentReference w:id="209"/>
      </w:r>
      <w:r w:rsidR="009479E3">
        <w:rPr>
          <w:rFonts w:eastAsia="Times"/>
        </w:rPr>
        <w:t>and</w:t>
      </w:r>
      <w:r w:rsidR="006E66EC">
        <w:rPr>
          <w:rFonts w:eastAsia="Times"/>
        </w:rPr>
        <w:t xml:space="preserve"> </w:t>
      </w:r>
      <w:r w:rsidR="009479E3">
        <w:rPr>
          <w:rFonts w:eastAsia="Times"/>
        </w:rPr>
        <w:t>the camera position of the p</w:t>
      </w:r>
      <w:r w:rsidR="009479E3">
        <w:rPr>
          <w:rFonts w:eastAsia="Times"/>
        </w:rPr>
        <w:t>u</w:t>
      </w:r>
      <w:r w:rsidR="009479E3">
        <w:rPr>
          <w:rFonts w:eastAsia="Times"/>
        </w:rPr>
        <w:t xml:space="preserve">pil is recorded. </w:t>
      </w:r>
      <w:r w:rsidR="00A8784E">
        <w:rPr>
          <w:rFonts w:eastAsia="Times"/>
        </w:rPr>
        <w:t xml:space="preserve">This is conducted for all the fixation points on </w:t>
      </w:r>
      <w:r w:rsidR="006E66EC">
        <w:rPr>
          <w:rFonts w:eastAsia="Times"/>
        </w:rPr>
        <w:t xml:space="preserve">the </w:t>
      </w:r>
      <w:r w:rsidR="00A8784E">
        <w:rPr>
          <w:rFonts w:eastAsia="Times"/>
        </w:rPr>
        <w:t xml:space="preserve">calibration </w:t>
      </w:r>
      <w:r w:rsidR="006E66EC">
        <w:rPr>
          <w:rFonts w:eastAsia="Times"/>
        </w:rPr>
        <w:t xml:space="preserve">grid </w:t>
      </w:r>
      <w:r w:rsidR="00A8784E">
        <w:rPr>
          <w:rFonts w:eastAsia="Times"/>
        </w:rPr>
        <w:t xml:space="preserve">and from this, a </w:t>
      </w:r>
      <w:r w:rsidR="006E66EC">
        <w:rPr>
          <w:rFonts w:eastAsia="Times"/>
        </w:rPr>
        <w:t xml:space="preserve">mapping function is </w:t>
      </w:r>
      <w:r w:rsidR="00A8784E">
        <w:rPr>
          <w:rFonts w:eastAsia="Times"/>
        </w:rPr>
        <w:t>derived that fits the angular rotation of the eyes with their respective camera positions</w:t>
      </w:r>
      <w:r w:rsidR="006E66EC">
        <w:rPr>
          <w:rFonts w:eastAsia="Times"/>
        </w:rPr>
        <w:t>. This fit is then validated by repeating the fixation grid sequence, and measuring the angular error between the estimated gaze position and the true position of the fixation points. If the mean error is below a user defined threshold (e.</w:t>
      </w:r>
      <w:r w:rsidR="006E66EC" w:rsidRPr="00186BA4">
        <w:rPr>
          <w:rFonts w:eastAsia="Times"/>
        </w:rPr>
        <w:t>g. 1.</w:t>
      </w:r>
      <w:r w:rsidR="00186BA4" w:rsidRPr="00186BA4">
        <w:rPr>
          <w:rFonts w:eastAsia="Times"/>
        </w:rPr>
        <w:t>5</w:t>
      </w:r>
      <w:r w:rsidR="00186BA4">
        <w:rPr>
          <w:rFonts w:eastAsia="Times"/>
        </w:rPr>
        <w:t>°</w:t>
      </w:r>
      <w:r w:rsidR="006E66EC">
        <w:rPr>
          <w:rFonts w:eastAsia="Times"/>
        </w:rPr>
        <w:t>) the calibration is accepted, otherwise the calibration procedure is repeated.</w:t>
      </w:r>
      <w:r w:rsidR="00854ABD" w:rsidRPr="00854ABD">
        <w:rPr>
          <w:rFonts w:eastAsia="Times"/>
        </w:rPr>
        <w:t xml:space="preserve"> </w:t>
      </w:r>
    </w:p>
    <w:p w:rsidR="00641A3E" w:rsidRDefault="00793A1C" w:rsidP="000B6F1E">
      <w:pPr>
        <w:pStyle w:val="jovBlockText"/>
      </w:pPr>
      <w:r w:rsidRPr="000B6F1E">
        <w:rPr>
          <w:i/>
        </w:rPr>
        <w:lastRenderedPageBreak/>
        <w:t xml:space="preserve"># </w:t>
      </w:r>
      <w:r w:rsidR="00782677" w:rsidRPr="000B6F1E">
        <w:rPr>
          <w:i/>
        </w:rPr>
        <w:t xml:space="preserve">calculate a mapping function between the </w:t>
      </w:r>
      <w:r w:rsidR="00782677" w:rsidRPr="000B6F1E">
        <w:rPr>
          <w:i/>
        </w:rPr>
        <w:br/>
        <w:t xml:space="preserve"># video image and eye movement amplitude by </w:t>
      </w:r>
      <w:r w:rsidR="00782677" w:rsidRPr="000B6F1E">
        <w:rPr>
          <w:i/>
        </w:rPr>
        <w:br/>
        <w:t xml:space="preserve"># </w:t>
      </w:r>
      <w:r w:rsidRPr="000B6F1E">
        <w:rPr>
          <w:i/>
        </w:rPr>
        <w:t>pre</w:t>
      </w:r>
      <w:r w:rsidR="00782677" w:rsidRPr="000B6F1E">
        <w:rPr>
          <w:i/>
        </w:rPr>
        <w:t>senting</w:t>
      </w:r>
      <w:r w:rsidRPr="000B6F1E">
        <w:rPr>
          <w:i/>
        </w:rPr>
        <w:t xml:space="preserve"> a random sequence of </w:t>
      </w:r>
      <w:r w:rsidR="00015C00" w:rsidRPr="000B6F1E">
        <w:rPr>
          <w:i/>
        </w:rPr>
        <w:t xml:space="preserve">evenly </w:t>
      </w:r>
      <w:r w:rsidR="00782677" w:rsidRPr="000B6F1E">
        <w:rPr>
          <w:i/>
        </w:rPr>
        <w:br/>
        <w:t xml:space="preserve"># </w:t>
      </w:r>
      <w:r w:rsidR="00015C00" w:rsidRPr="000B6F1E">
        <w:rPr>
          <w:i/>
        </w:rPr>
        <w:t xml:space="preserve">separated </w:t>
      </w:r>
      <w:r w:rsidRPr="000B6F1E">
        <w:rPr>
          <w:i/>
        </w:rPr>
        <w:t>fixa</w:t>
      </w:r>
      <w:r w:rsidR="00015C00" w:rsidRPr="000B6F1E">
        <w:rPr>
          <w:i/>
        </w:rPr>
        <w:t>tion dots</w:t>
      </w:r>
      <w:r w:rsidR="00782677" w:rsidRPr="000B6F1E">
        <w:rPr>
          <w:i/>
        </w:rPr>
        <w:t>, which are</w:t>
      </w:r>
      <w:r w:rsidRPr="000B6F1E">
        <w:rPr>
          <w:i/>
        </w:rPr>
        <w:t xml:space="preserve"> </w:t>
      </w:r>
      <w:r w:rsidR="00782677" w:rsidRPr="000B6F1E">
        <w:rPr>
          <w:i/>
        </w:rPr>
        <w:t xml:space="preserve">drawn </w:t>
      </w:r>
      <w:r w:rsidR="00015C00" w:rsidRPr="000B6F1E">
        <w:rPr>
          <w:i/>
        </w:rPr>
        <w:t xml:space="preserve">from </w:t>
      </w:r>
      <w:r w:rsidR="00782677" w:rsidRPr="000B6F1E">
        <w:rPr>
          <w:i/>
        </w:rPr>
        <w:t xml:space="preserve"># </w:t>
      </w:r>
      <w:r w:rsidR="00015C00" w:rsidRPr="000B6F1E">
        <w:rPr>
          <w:i/>
        </w:rPr>
        <w:t xml:space="preserve">a 3 x 3 grid of </w:t>
      </w:r>
      <w:r w:rsidR="00782677" w:rsidRPr="000B6F1E">
        <w:rPr>
          <w:i/>
        </w:rPr>
        <w:t xml:space="preserve">the </w:t>
      </w:r>
      <w:r w:rsidR="00015C00" w:rsidRPr="000B6F1E">
        <w:rPr>
          <w:i/>
        </w:rPr>
        <w:t>dimension</w:t>
      </w:r>
      <w:r w:rsidR="00782677" w:rsidRPr="000B6F1E">
        <w:rPr>
          <w:i/>
        </w:rPr>
        <w:t xml:space="preserve">s </w:t>
      </w:r>
      <w:r w:rsidR="00015C00" w:rsidRPr="000B6F1E">
        <w:rPr>
          <w:i/>
        </w:rPr>
        <w:t>50</w:t>
      </w:r>
      <w:r w:rsidR="00782677" w:rsidRPr="000B6F1E">
        <w:rPr>
          <w:i/>
        </w:rPr>
        <w:t>°</w:t>
      </w:r>
      <w:r w:rsidR="00015C00" w:rsidRPr="000B6F1E">
        <w:rPr>
          <w:i/>
        </w:rPr>
        <w:t xml:space="preserve"> x 40</w:t>
      </w:r>
      <w:r w:rsidR="00782677" w:rsidRPr="000B6F1E">
        <w:rPr>
          <w:i/>
        </w:rPr>
        <w:t>°</w:t>
      </w:r>
      <w:r w:rsidR="001C29EE" w:rsidRPr="000B6F1E">
        <w:rPr>
          <w:i/>
        </w:rPr>
        <w:t>.</w:t>
      </w:r>
      <w:r w:rsidR="00015C00">
        <w:t xml:space="preserve"> </w:t>
      </w:r>
    </w:p>
    <w:p w:rsidR="00854ABD" w:rsidRDefault="00B33B2C" w:rsidP="000B6F1E">
      <w:pPr>
        <w:pStyle w:val="jovBlockText"/>
      </w:pPr>
      <w:r>
        <w:t>gt</w:t>
      </w:r>
      <w:r w:rsidR="00854ABD" w:rsidRPr="00854ABD">
        <w:t>.calibrate(50,40,3,3,None)</w:t>
      </w:r>
    </w:p>
    <w:p w:rsidR="00782677" w:rsidRDefault="00782677" w:rsidP="000B6F1E">
      <w:pPr>
        <w:pStyle w:val="jovBlockText"/>
      </w:pPr>
    </w:p>
    <w:p w:rsidR="00782677" w:rsidRPr="000B6F1E" w:rsidRDefault="00782677" w:rsidP="000B6F1E">
      <w:pPr>
        <w:pStyle w:val="jovBlockText"/>
        <w:rPr>
          <w:i/>
        </w:rPr>
      </w:pPr>
      <w:r w:rsidRPr="000B6F1E">
        <w:rPr>
          <w:i/>
        </w:rPr>
        <w:t>#</w:t>
      </w:r>
      <w:r w:rsidR="001C29EE" w:rsidRPr="000B6F1E">
        <w:rPr>
          <w:i/>
        </w:rPr>
        <w:t xml:space="preserve"> </w:t>
      </w:r>
      <w:r w:rsidRPr="000B6F1E">
        <w:rPr>
          <w:i/>
        </w:rPr>
        <w:t xml:space="preserve">validate the </w:t>
      </w:r>
      <w:r w:rsidR="001C29EE" w:rsidRPr="000B6F1E">
        <w:rPr>
          <w:i/>
        </w:rPr>
        <w:t xml:space="preserve">mapping function by repeating the # </w:t>
      </w:r>
      <w:r w:rsidR="00E30606" w:rsidRPr="000B6F1E">
        <w:rPr>
          <w:i/>
        </w:rPr>
        <w:t xml:space="preserve">same </w:t>
      </w:r>
      <w:r w:rsidR="001C29EE" w:rsidRPr="000B6F1E">
        <w:rPr>
          <w:i/>
        </w:rPr>
        <w:t>procedure</w:t>
      </w:r>
      <w:r w:rsidR="00E30606" w:rsidRPr="000B6F1E">
        <w:rPr>
          <w:i/>
        </w:rPr>
        <w:t xml:space="preserve"> as above</w:t>
      </w:r>
    </w:p>
    <w:p w:rsidR="00782677" w:rsidRPr="000B6F1E" w:rsidRDefault="00782677" w:rsidP="000B6F1E">
      <w:pPr>
        <w:pStyle w:val="jovBlockText"/>
        <w:rPr>
          <w:i/>
        </w:rPr>
      </w:pPr>
      <w:r w:rsidRPr="000B6F1E">
        <w:rPr>
          <w:i/>
        </w:rPr>
        <w:t># create validation dataset object</w:t>
      </w:r>
      <w:r w:rsidR="00E30606" w:rsidRPr="000B6F1E">
        <w:rPr>
          <w:i/>
        </w:rPr>
        <w:t xml:space="preserve"> and run </w:t>
      </w:r>
      <w:r w:rsidR="00E30606" w:rsidRPr="000B6F1E">
        <w:rPr>
          <w:i/>
        </w:rPr>
        <w:br/>
        <w:t># validation procedures</w:t>
      </w:r>
    </w:p>
    <w:p w:rsidR="00782677" w:rsidRPr="00782677" w:rsidRDefault="00782677" w:rsidP="000B6F1E">
      <w:pPr>
        <w:pStyle w:val="jovBlockText"/>
      </w:pPr>
      <w:r w:rsidRPr="00782677">
        <w:t>vDataSet = pyGaze.ValidationDataSet()</w:t>
      </w:r>
    </w:p>
    <w:p w:rsidR="00782677" w:rsidRPr="00782677" w:rsidRDefault="00B33B2C" w:rsidP="000B6F1E">
      <w:pPr>
        <w:pStyle w:val="jovBlockText"/>
      </w:pPr>
      <w:r>
        <w:t>gt</w:t>
      </w:r>
      <w:r w:rsidR="00782677" w:rsidRPr="00782677">
        <w:t>.validateCalibration(50,40,3,3,None,vDataSet)</w:t>
      </w:r>
    </w:p>
    <w:p w:rsidR="00E30606" w:rsidRDefault="00E30606" w:rsidP="000B6F1E">
      <w:pPr>
        <w:pStyle w:val="jovBlockText"/>
      </w:pPr>
    </w:p>
    <w:p w:rsidR="00782677" w:rsidRPr="000B6F1E" w:rsidRDefault="00782677" w:rsidP="000B6F1E">
      <w:pPr>
        <w:pStyle w:val="jovBlockText"/>
        <w:rPr>
          <w:i/>
        </w:rPr>
      </w:pPr>
      <w:r w:rsidRPr="000B6F1E">
        <w:rPr>
          <w:i/>
        </w:rPr>
        <w:t># display validation results</w:t>
      </w:r>
      <w:r w:rsidR="00E30606" w:rsidRPr="000B6F1E">
        <w:rPr>
          <w:i/>
        </w:rPr>
        <w:t xml:space="preserve"> onscreen by drawing </w:t>
      </w:r>
      <w:r w:rsidR="00E30606" w:rsidRPr="000B6F1E">
        <w:rPr>
          <w:i/>
        </w:rPr>
        <w:br/>
        <w:t xml:space="preserve"># fixation positions of validation position </w:t>
      </w:r>
      <w:r w:rsidR="00E30606" w:rsidRPr="000B6F1E">
        <w:rPr>
          <w:i/>
        </w:rPr>
        <w:br/>
        <w:t># relative to the grid</w:t>
      </w:r>
    </w:p>
    <w:p w:rsidR="00782677" w:rsidRPr="00782677" w:rsidRDefault="00B33B2C" w:rsidP="000B6F1E">
      <w:pPr>
        <w:pStyle w:val="jovBlockText"/>
      </w:pPr>
      <w:r>
        <w:t>gt</w:t>
      </w:r>
      <w:r w:rsidR="00782677" w:rsidRPr="00782677">
        <w:t>.displayLastValidation()</w:t>
      </w:r>
    </w:p>
    <w:p w:rsidR="00782677" w:rsidRPr="00782677" w:rsidRDefault="00782677" w:rsidP="000B6F1E">
      <w:pPr>
        <w:pStyle w:val="jovBlockText"/>
      </w:pPr>
    </w:p>
    <w:p w:rsidR="00782677" w:rsidRPr="000B6F1E" w:rsidRDefault="00782677" w:rsidP="000B6F1E">
      <w:pPr>
        <w:pStyle w:val="jovBlockText"/>
        <w:rPr>
          <w:i/>
        </w:rPr>
      </w:pPr>
      <w:r w:rsidRPr="000B6F1E">
        <w:rPr>
          <w:i/>
        </w:rPr>
        <w:t xml:space="preserve"># </w:t>
      </w:r>
      <w:r w:rsidR="00E30606" w:rsidRPr="000B6F1E">
        <w:rPr>
          <w:i/>
        </w:rPr>
        <w:t xml:space="preserve">print the following </w:t>
      </w:r>
      <w:r w:rsidRPr="000B6F1E">
        <w:rPr>
          <w:i/>
        </w:rPr>
        <w:t xml:space="preserve">data contained in </w:t>
      </w:r>
      <w:r w:rsidR="00E30606" w:rsidRPr="000B6F1E">
        <w:rPr>
          <w:i/>
        </w:rPr>
        <w:br/>
        <w:t xml:space="preserve"># </w:t>
      </w:r>
      <w:r w:rsidRPr="000B6F1E">
        <w:rPr>
          <w:i/>
        </w:rPr>
        <w:t>ValidationDataSet</w:t>
      </w:r>
      <w:r w:rsidR="00E30606" w:rsidRPr="000B6F1E">
        <w:rPr>
          <w:i/>
        </w:rPr>
        <w:t xml:space="preserve"> to a string </w:t>
      </w:r>
      <w:r w:rsidR="00E30606" w:rsidRPr="000B6F1E">
        <w:rPr>
          <w:i/>
        </w:rPr>
        <w:br/>
        <w:t xml:space="preserve"># </w:t>
      </w:r>
      <w:r w:rsidRPr="000B6F1E">
        <w:rPr>
          <w:i/>
        </w:rPr>
        <w:t xml:space="preserve">"ValidationDataSet: num: ",vDataSet.num, </w:t>
      </w:r>
      <w:r w:rsidR="00E30606" w:rsidRPr="000B6F1E">
        <w:rPr>
          <w:i/>
        </w:rPr>
        <w:br/>
        <w:t xml:space="preserve"># </w:t>
      </w:r>
      <w:r w:rsidRPr="000B6F1E">
        <w:rPr>
          <w:i/>
        </w:rPr>
        <w:t>"</w:t>
      </w:r>
      <w:r w:rsidR="00E30606" w:rsidRPr="000B6F1E">
        <w:rPr>
          <w:i/>
        </w:rPr>
        <w:t>\tgood: ",vDataSet.good,"\tbad:</w:t>
      </w:r>
      <w:r w:rsidRPr="000B6F1E">
        <w:rPr>
          <w:i/>
        </w:rPr>
        <w:t>",</w:t>
      </w:r>
      <w:r w:rsidR="00E30606" w:rsidRPr="000B6F1E">
        <w:rPr>
          <w:i/>
        </w:rPr>
        <w:br/>
        <w:t># vDataSet.bad,"\tavg_drift:</w:t>
      </w:r>
      <w:r w:rsidRPr="000B6F1E">
        <w:rPr>
          <w:i/>
        </w:rPr>
        <w:t>",</w:t>
      </w:r>
      <w:r w:rsidR="00E30606" w:rsidRPr="000B6F1E">
        <w:rPr>
          <w:i/>
        </w:rPr>
        <w:br/>
        <w:t xml:space="preserve"># </w:t>
      </w:r>
      <w:r w:rsidRPr="000B6F1E">
        <w:rPr>
          <w:i/>
        </w:rPr>
        <w:t>v</w:t>
      </w:r>
      <w:r w:rsidR="00E30606" w:rsidRPr="000B6F1E">
        <w:rPr>
          <w:i/>
        </w:rPr>
        <w:t>DataSet.avg_drift,"\tmax_drift:</w:t>
      </w:r>
      <w:r w:rsidRPr="000B6F1E">
        <w:rPr>
          <w:i/>
        </w:rPr>
        <w:t>",</w:t>
      </w:r>
      <w:r w:rsidR="00E30606" w:rsidRPr="000B6F1E">
        <w:rPr>
          <w:i/>
        </w:rPr>
        <w:br/>
        <w:t xml:space="preserve"># </w:t>
      </w:r>
      <w:r w:rsidRPr="000B6F1E">
        <w:rPr>
          <w:i/>
        </w:rPr>
        <w:t>vDataSet.max_drift</w:t>
      </w:r>
    </w:p>
    <w:p w:rsidR="00782677" w:rsidRDefault="00782677" w:rsidP="000B6F1E">
      <w:pPr>
        <w:pStyle w:val="jovBlockText"/>
      </w:pPr>
      <w:r w:rsidRPr="00782677">
        <w:t>print "ValidationDataSet: ", vDataSet.__str__()</w:t>
      </w:r>
    </w:p>
    <w:p w:rsidR="006E66EC" w:rsidRDefault="006E66EC" w:rsidP="006E66EC">
      <w:pPr>
        <w:pStyle w:val="jovBodyText"/>
        <w:rPr>
          <w:rFonts w:eastAsia="Times"/>
        </w:rPr>
      </w:pPr>
    </w:p>
    <w:p w:rsidR="00FF5D60" w:rsidRDefault="00FF5D60" w:rsidP="00FF5D60">
      <w:pPr>
        <w:pStyle w:val="jovHeading3"/>
      </w:pPr>
      <w:r>
        <w:t>Drift correction</w:t>
      </w:r>
    </w:p>
    <w:p w:rsidR="006034F0" w:rsidRDefault="00FF5D60" w:rsidP="00E30606">
      <w:pPr>
        <w:pStyle w:val="jovBodyText"/>
        <w:rPr>
          <w:rFonts w:eastAsia="Times"/>
        </w:rPr>
      </w:pPr>
      <w:r>
        <w:rPr>
          <w:rFonts w:eastAsia="Times"/>
        </w:rPr>
        <w:t xml:space="preserve">This is an additional procedure to intermittently check if the calibration of the eye-tracker is still valid and </w:t>
      </w:r>
      <w:commentRangeStart w:id="210"/>
      <w:r w:rsidR="007D5A82" w:rsidRPr="007D5A82">
        <w:rPr>
          <w:rFonts w:eastAsia="Times"/>
          <w:strike/>
        </w:rPr>
        <w:t>to co</w:t>
      </w:r>
      <w:r w:rsidR="007D5A82" w:rsidRPr="007D5A82">
        <w:rPr>
          <w:rFonts w:eastAsia="Times"/>
          <w:strike/>
        </w:rPr>
        <w:t>r</w:t>
      </w:r>
      <w:r w:rsidR="007D5A82" w:rsidRPr="007D5A82">
        <w:rPr>
          <w:rFonts w:eastAsia="Times"/>
          <w:strike/>
        </w:rPr>
        <w:t>rect for small drifts that accumulate over time</w:t>
      </w:r>
      <w:commentRangeEnd w:id="210"/>
      <w:r w:rsidR="007D5A82" w:rsidRPr="007D5A82">
        <w:rPr>
          <w:rStyle w:val="CommentReference"/>
          <w:rFonts w:ascii="Times" w:hAnsi="Times"/>
          <w:strike/>
        </w:rPr>
        <w:commentReference w:id="210"/>
      </w:r>
      <w:r>
        <w:rPr>
          <w:rFonts w:eastAsia="Times"/>
        </w:rPr>
        <w:t xml:space="preserve">, as a result of </w:t>
      </w:r>
      <w:r>
        <w:rPr>
          <w:rFonts w:eastAsia="Times"/>
        </w:rPr>
        <w:lastRenderedPageBreak/>
        <w:t>equipment slippage. This is especially important for our mobile system as free head and body movements can cause larger errors to accrue</w:t>
      </w:r>
      <w:r w:rsidR="0031259F">
        <w:rPr>
          <w:rFonts w:eastAsia="Times"/>
        </w:rPr>
        <w:t>,</w:t>
      </w:r>
      <w:r>
        <w:rPr>
          <w:rFonts w:eastAsia="Times"/>
        </w:rPr>
        <w:t xml:space="preserve"> compared to standard head-restrained setups. </w:t>
      </w:r>
      <w:r w:rsidR="0031259F">
        <w:rPr>
          <w:rFonts w:eastAsia="Times"/>
        </w:rPr>
        <w:t xml:space="preserve">In the accompanying code, </w:t>
      </w:r>
      <w:r>
        <w:rPr>
          <w:rFonts w:eastAsia="Times"/>
        </w:rPr>
        <w:t>three fixation points are presented in sequence: at the center of the est</w:t>
      </w:r>
      <w:r>
        <w:rPr>
          <w:rFonts w:eastAsia="Times"/>
        </w:rPr>
        <w:t>i</w:t>
      </w:r>
      <w:r>
        <w:rPr>
          <w:rFonts w:eastAsia="Times"/>
        </w:rPr>
        <w:t xml:space="preserve">mated field-of-view, </w:t>
      </w:r>
      <w:r w:rsidR="0031259F">
        <w:rPr>
          <w:rFonts w:eastAsia="Times"/>
        </w:rPr>
        <w:t>approximately 32</w:t>
      </w:r>
      <w:r>
        <w:rPr>
          <w:rFonts w:eastAsia="Times"/>
        </w:rPr>
        <w:t xml:space="preserve">° away from the center in one of four possible diagonal directions, at the center of the field-of-view again. If the </w:t>
      </w:r>
      <w:commentRangeStart w:id="211"/>
      <w:r>
        <w:rPr>
          <w:rFonts w:eastAsia="Times"/>
        </w:rPr>
        <w:t>mean of the</w:t>
      </w:r>
      <w:commentRangeEnd w:id="211"/>
      <w:r>
        <w:rPr>
          <w:rStyle w:val="CommentReference"/>
          <w:rFonts w:ascii="Times" w:hAnsi="Times"/>
        </w:rPr>
        <w:commentReference w:id="211"/>
      </w:r>
      <w:r>
        <w:rPr>
          <w:rFonts w:eastAsia="Times"/>
        </w:rPr>
        <w:t xml:space="preserve"> errors between the measurements taken at these points and their estimated positions is less than 2.0°, the </w:t>
      </w:r>
      <w:commentRangeStart w:id="212"/>
      <w:r>
        <w:rPr>
          <w:rFonts w:eastAsia="Times"/>
        </w:rPr>
        <w:t>collected data can be used to adjust the eyetracker mapping function</w:t>
      </w:r>
      <w:commentRangeEnd w:id="212"/>
      <w:r>
        <w:rPr>
          <w:rStyle w:val="CommentReference"/>
          <w:rFonts w:ascii="Times" w:hAnsi="Times"/>
        </w:rPr>
        <w:commentReference w:id="212"/>
      </w:r>
      <w:r>
        <w:rPr>
          <w:rFonts w:eastAsia="Times"/>
        </w:rPr>
        <w:t>. Otherwise, a full recalibration is advised.</w:t>
      </w:r>
    </w:p>
    <w:p w:rsidR="00E30606" w:rsidRDefault="00E30606" w:rsidP="00E30606">
      <w:pPr>
        <w:pStyle w:val="jovBodyText"/>
        <w:rPr>
          <w:rFonts w:eastAsia="Times"/>
        </w:rPr>
      </w:pPr>
      <w:r w:rsidRPr="00E30606">
        <w:rPr>
          <w:rFonts w:eastAsia="Times"/>
        </w:rPr>
        <w:t xml:space="preserve"> </w:t>
      </w:r>
    </w:p>
    <w:p w:rsidR="000B6F1E" w:rsidRDefault="000B6F1E" w:rsidP="000B6F1E">
      <w:pPr>
        <w:pStyle w:val="jovBlockText"/>
      </w:pPr>
      <w:r w:rsidRPr="000B6F1E">
        <w:t xml:space="preserve"># create an object to contain drift correction </w:t>
      </w:r>
      <w:r w:rsidRPr="000B6F1E">
        <w:br/>
        <w:t># data</w:t>
      </w:r>
    </w:p>
    <w:p w:rsidR="00E30606" w:rsidRPr="000B6F1E" w:rsidRDefault="00E30606" w:rsidP="000B6F1E">
      <w:pPr>
        <w:pStyle w:val="jovBlockText"/>
      </w:pPr>
      <w:r w:rsidRPr="000B6F1E">
        <w:t>dcDataSet = pyGaze.ValidationDataSet()</w:t>
      </w:r>
    </w:p>
    <w:p w:rsidR="000B6F1E" w:rsidRDefault="000B6F1E" w:rsidP="000B6F1E">
      <w:pPr>
        <w:pStyle w:val="jovBlockText"/>
      </w:pPr>
    </w:p>
    <w:p w:rsidR="000B6F1E" w:rsidRPr="000B6F1E" w:rsidRDefault="00E30606" w:rsidP="000B6F1E">
      <w:pPr>
        <w:pStyle w:val="jovBlockText"/>
        <w:rPr>
          <w:i/>
        </w:rPr>
      </w:pPr>
      <w:r w:rsidRPr="000B6F1E">
        <w:rPr>
          <w:i/>
        </w:rPr>
        <w:t xml:space="preserve"># </w:t>
      </w:r>
      <w:r w:rsidR="000B6F1E" w:rsidRPr="000B6F1E">
        <w:rPr>
          <w:i/>
        </w:rPr>
        <w:t xml:space="preserve">perform drift correction with the center point </w:t>
      </w:r>
      <w:r w:rsidR="000B6F1E" w:rsidRPr="000B6F1E">
        <w:rPr>
          <w:i/>
        </w:rPr>
        <w:br/>
        <w:t xml:space="preserve"># (screen coordinates: 640, 512) of a grid of </w:t>
      </w:r>
      <w:r w:rsidR="000B6F1E" w:rsidRPr="000B6F1E">
        <w:rPr>
          <w:i/>
        </w:rPr>
        <w:br/>
        <w:t># the dimensions (50° x 40°) with 3 x 3 fixation</w:t>
      </w:r>
      <w:r w:rsidR="000B6F1E" w:rsidRPr="000B6F1E">
        <w:rPr>
          <w:i/>
        </w:rPr>
        <w:br/>
        <w:t># points. Only 2 points are presented for drift</w:t>
      </w:r>
      <w:r w:rsidR="000B6F1E" w:rsidRPr="000B6F1E">
        <w:rPr>
          <w:i/>
        </w:rPr>
        <w:br/>
        <w:t># measurement.</w:t>
      </w:r>
    </w:p>
    <w:p w:rsidR="00E30606" w:rsidRPr="000B6F1E" w:rsidRDefault="00375DCF" w:rsidP="000B6F1E">
      <w:pPr>
        <w:pStyle w:val="jovBlockText"/>
      </w:pPr>
      <w:r>
        <w:rPr>
          <w:noProof/>
        </w:rPr>
        <w:pict>
          <v:shape id="_x0000_s1775" type="#_x0000_t202" style="position:absolute;margin-left:-5pt;margin-top:-292.6pt;width:91.5pt;height:356.5pt;z-index:251676160" stroked="f">
            <v:textbox style="mso-next-textbox:#_x0000_s1775" inset="0,0,0,0">
              <w:txbxContent>
                <w:p w:rsidR="007811B1" w:rsidRDefault="007811B1" w:rsidP="001E296B">
                  <w:pPr>
                    <w:pStyle w:val="jovCaption"/>
                    <w:rPr>
                      <w:ins w:id="213" w:author="Lewis L Chuang" w:date="2009-06-10T12:00:00Z"/>
                    </w:rPr>
                  </w:pPr>
                  <w:ins w:id="214" w:author="Lewis L Chuang" w:date="2009-06-10T12:00:00Z">
                    <w:r>
                      <w:t xml:space="preserve">Figure </w:t>
                    </w:r>
                    <w:r>
                      <w:fldChar w:fldCharType="begin"/>
                    </w:r>
                    <w:r>
                      <w:instrText xml:space="preserve"> SEQ Figure \* ARABIC </w:instrText>
                    </w:r>
                  </w:ins>
                  <w:r>
                    <w:fldChar w:fldCharType="separate"/>
                  </w:r>
                  <w:r w:rsidR="00A04838">
                    <w:rPr>
                      <w:noProof/>
                    </w:rPr>
                    <w:t>4</w:t>
                  </w:r>
                  <w:ins w:id="215" w:author="Lewis L Chuang" w:date="2009-06-10T12:00:00Z">
                    <w:r>
                      <w:fldChar w:fldCharType="end"/>
                    </w:r>
                    <w:r>
                      <w:t>. System cal</w:t>
                    </w:r>
                    <w:r>
                      <w:t>i</w:t>
                    </w:r>
                    <w:r>
                      <w:t>bration. Top panel: An estimated field-of-view (red) is projected on the display, after the WCS position of the eye is recorded. This projection is adjusted until it is aligned with the observer’s subje</w:t>
                    </w:r>
                    <w:r>
                      <w:t>c</w:t>
                    </w:r>
                    <w:r>
                      <w:t>tive field-of-view (green). Middle panel: A standard calibration of the eyetracker is performed by requiring the observer to fixate points with known positions within the estimated field-of-view. Bottom panel: The intersection of a calibrated observer’s gaze with a large di</w:t>
                    </w:r>
                    <w:r>
                      <w:t>s</w:t>
                    </w:r>
                    <w:r>
                      <w:t>play can be computed in real-time.</w:t>
                    </w:r>
                  </w:ins>
                </w:p>
                <w:p w:rsidR="007811B1" w:rsidRDefault="007811B1">
                  <w:pPr>
                    <w:pStyle w:val="Caption"/>
                    <w:rPr>
                      <w:rFonts w:eastAsia="Times"/>
                      <w:noProof/>
                    </w:rPr>
                  </w:pPr>
                </w:p>
              </w:txbxContent>
            </v:textbox>
            <w10:wrap type="topAndBottom"/>
          </v:shape>
        </w:pict>
      </w:r>
      <w:r w:rsidR="004C39F2">
        <w:rPr>
          <w:noProof/>
        </w:rPr>
        <w:drawing>
          <wp:anchor distT="0" distB="0" distL="114300" distR="114300" simplePos="0" relativeHeight="251671040" behindDoc="0" locked="0" layoutInCell="1" allowOverlap="1">
            <wp:simplePos x="0" y="0"/>
            <wp:positionH relativeFrom="column">
              <wp:posOffset>1219200</wp:posOffset>
            </wp:positionH>
            <wp:positionV relativeFrom="paragraph">
              <wp:posOffset>-3722370</wp:posOffset>
            </wp:positionV>
            <wp:extent cx="2143125" cy="4641850"/>
            <wp:effectExtent l="19050" t="0" r="9525" b="0"/>
            <wp:wrapTopAndBottom/>
            <wp:docPr id="4" name="Picture 31" descr="SetU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tUpAll"/>
                    <pic:cNvPicPr>
                      <a:picLocks noChangeAspect="1" noChangeArrowheads="1"/>
                    </pic:cNvPicPr>
                  </pic:nvPicPr>
                  <pic:blipFill>
                    <a:blip r:embed="rId19" cstate="print"/>
                    <a:srcRect/>
                    <a:stretch>
                      <a:fillRect/>
                    </a:stretch>
                  </pic:blipFill>
                  <pic:spPr bwMode="auto">
                    <a:xfrm>
                      <a:off x="0" y="0"/>
                      <a:ext cx="2143125" cy="4641850"/>
                    </a:xfrm>
                    <a:prstGeom prst="rect">
                      <a:avLst/>
                    </a:prstGeom>
                    <a:noFill/>
                    <a:ln w="9525">
                      <a:noFill/>
                      <a:miter lim="800000"/>
                      <a:headEnd/>
                      <a:tailEnd/>
                    </a:ln>
                  </pic:spPr>
                </pic:pic>
              </a:graphicData>
            </a:graphic>
          </wp:anchor>
        </w:drawing>
      </w:r>
      <w:r w:rsidR="00B33B2C">
        <w:t>gt</w:t>
      </w:r>
      <w:r w:rsidR="00E30606" w:rsidRPr="000B6F1E">
        <w:t>.driftCorrection(500,500,50,40,3,3,2,dcDataSet)</w:t>
      </w:r>
    </w:p>
    <w:p w:rsidR="000B6F1E" w:rsidRDefault="000B6F1E" w:rsidP="000B6F1E">
      <w:pPr>
        <w:pStyle w:val="jovBlockText"/>
      </w:pPr>
    </w:p>
    <w:p w:rsidR="000B6F1E" w:rsidRPr="000B6F1E" w:rsidRDefault="000B6F1E" w:rsidP="000B6F1E">
      <w:pPr>
        <w:pStyle w:val="jovBlockText"/>
        <w:rPr>
          <w:i/>
        </w:rPr>
      </w:pPr>
      <w:r w:rsidRPr="000B6F1E">
        <w:rPr>
          <w:i/>
        </w:rPr>
        <w:t xml:space="preserve"># print the drift correction data to a string </w:t>
      </w:r>
      <w:r w:rsidRPr="000B6F1E">
        <w:rPr>
          <w:i/>
        </w:rPr>
        <w:br/>
        <w:t># object.</w:t>
      </w:r>
    </w:p>
    <w:p w:rsidR="00E30606" w:rsidRPr="00E30606" w:rsidRDefault="00E30606" w:rsidP="000B6F1E">
      <w:pPr>
        <w:pStyle w:val="jovBlockText"/>
      </w:pPr>
      <w:r w:rsidRPr="00E30606">
        <w:t>print "DriftCorrectionDataSet: num: ",dcDataSet.num, "\tgood: ",dcDataSet.good,"\tbad: ",dcDataSet.bad,"\tavg_drift: ",dcDataSet.avg_drift,"\tmax_drift: ",dcDataSet.max_drift</w:t>
      </w:r>
    </w:p>
    <w:p w:rsidR="00FF5D60" w:rsidRPr="004C5E34" w:rsidRDefault="00FF5D60" w:rsidP="000B6F1E">
      <w:pPr>
        <w:pStyle w:val="jovBlockText"/>
      </w:pPr>
    </w:p>
    <w:p w:rsidR="00FF5D60" w:rsidRDefault="00FF5D60" w:rsidP="006E66EC">
      <w:pPr>
        <w:pStyle w:val="jovBodyText"/>
        <w:rPr>
          <w:rFonts w:eastAsia="Times"/>
        </w:rPr>
      </w:pPr>
    </w:p>
    <w:p w:rsidR="008511D6" w:rsidRDefault="008511D6" w:rsidP="00FC1335">
      <w:pPr>
        <w:pStyle w:val="jovHeading2"/>
      </w:pPr>
      <w:r>
        <w:t>Data output</w:t>
      </w:r>
    </w:p>
    <w:p w:rsidR="00FF5D60" w:rsidRDefault="008511D6" w:rsidP="008511D6">
      <w:pPr>
        <w:pStyle w:val="jovBodyText"/>
        <w:rPr>
          <w:rFonts w:eastAsia="MS Mincho"/>
        </w:rPr>
      </w:pPr>
      <w:r>
        <w:rPr>
          <w:rFonts w:eastAsia="MS Mincho"/>
        </w:rPr>
        <w:t>libGaze offers a default set of data output</w:t>
      </w:r>
      <w:r w:rsidR="004C4E82">
        <w:rPr>
          <w:rFonts w:eastAsia="MS Mincho"/>
        </w:rPr>
        <w:t xml:space="preserve"> </w:t>
      </w:r>
      <w:r w:rsidR="00396D75">
        <w:rPr>
          <w:rFonts w:eastAsia="MS Mincho"/>
        </w:rPr>
        <w:t>(</w:t>
      </w:r>
      <w:r w:rsidR="007D5A82" w:rsidRPr="007D5A82">
        <w:rPr>
          <w:rFonts w:eastAsia="MS Mincho"/>
          <w:i/>
        </w:rPr>
        <w:t>gds</w:t>
      </w:r>
      <w:r w:rsidR="00396D75">
        <w:rPr>
          <w:rFonts w:eastAsia="MS Mincho"/>
        </w:rPr>
        <w:t xml:space="preserve">) </w:t>
      </w:r>
      <w:r w:rsidR="004C4E82">
        <w:rPr>
          <w:rFonts w:eastAsia="MS Mincho"/>
        </w:rPr>
        <w:t>for post-processing</w:t>
      </w:r>
      <w:r>
        <w:rPr>
          <w:rFonts w:eastAsia="MS Mincho"/>
        </w:rPr>
        <w:t xml:space="preserve">, with options for additional data. </w:t>
      </w:r>
      <w:r w:rsidR="004C4E82">
        <w:rPr>
          <w:rFonts w:eastAsia="MS Mincho"/>
        </w:rPr>
        <w:t>T</w:t>
      </w:r>
      <w:commentRangeStart w:id="216"/>
      <w:r>
        <w:rPr>
          <w:rFonts w:eastAsia="MS Mincho"/>
        </w:rPr>
        <w:t xml:space="preserve">he </w:t>
      </w:r>
      <w:r w:rsidR="004C4E82">
        <w:rPr>
          <w:rFonts w:eastAsia="MS Mincho"/>
        </w:rPr>
        <w:t>operator</w:t>
      </w:r>
      <w:r>
        <w:rPr>
          <w:rFonts w:eastAsia="MS Mincho"/>
        </w:rPr>
        <w:t xml:space="preserve"> is able to determine whether data from both eyes are r</w:t>
      </w:r>
      <w:r>
        <w:rPr>
          <w:rFonts w:eastAsia="MS Mincho"/>
        </w:rPr>
        <w:t>e</w:t>
      </w:r>
      <w:r>
        <w:rPr>
          <w:rFonts w:eastAsia="MS Mincho"/>
        </w:rPr>
        <w:t xml:space="preserve">quired or if libGaze should only provide data from the best-calibrated eye. </w:t>
      </w:r>
      <w:commentRangeEnd w:id="216"/>
      <w:r>
        <w:rPr>
          <w:rStyle w:val="CommentReference"/>
          <w:rFonts w:ascii="Times" w:hAnsi="Times"/>
        </w:rPr>
        <w:commentReference w:id="216"/>
      </w:r>
      <w:r>
        <w:rPr>
          <w:rFonts w:eastAsia="MS Mincho"/>
        </w:rPr>
        <w:t xml:space="preserve">Data </w:t>
      </w:r>
      <w:r w:rsidR="004C4E82">
        <w:rPr>
          <w:rFonts w:eastAsia="MS Mincho"/>
        </w:rPr>
        <w:t xml:space="preserve">is logged </w:t>
      </w:r>
      <w:r>
        <w:rPr>
          <w:rFonts w:eastAsia="MS Mincho"/>
        </w:rPr>
        <w:t>at a sampling rate of the slo</w:t>
      </w:r>
      <w:r>
        <w:rPr>
          <w:rFonts w:eastAsia="MS Mincho"/>
        </w:rPr>
        <w:t>w</w:t>
      </w:r>
      <w:r>
        <w:rPr>
          <w:rFonts w:eastAsia="MS Mincho"/>
        </w:rPr>
        <w:t>est tracking hardware, typically the MoCap at 120Hz. Me</w:t>
      </w:r>
      <w:r>
        <w:rPr>
          <w:rFonts w:eastAsia="MS Mincho"/>
        </w:rPr>
        <w:t>s</w:t>
      </w:r>
      <w:r>
        <w:rPr>
          <w:rFonts w:eastAsia="MS Mincho"/>
        </w:rPr>
        <w:t xml:space="preserve">sages can </w:t>
      </w:r>
      <w:r w:rsidR="00FF5D60">
        <w:rPr>
          <w:rFonts w:eastAsia="MS Mincho"/>
        </w:rPr>
        <w:t xml:space="preserve">also </w:t>
      </w:r>
      <w:r>
        <w:rPr>
          <w:rFonts w:eastAsia="MS Mincho"/>
        </w:rPr>
        <w:t>be inserted into the data output</w:t>
      </w:r>
      <w:r w:rsidR="00FF5D60">
        <w:rPr>
          <w:rFonts w:eastAsia="MS Mincho"/>
        </w:rPr>
        <w:t xml:space="preserve"> to log </w:t>
      </w:r>
      <w:r>
        <w:rPr>
          <w:rFonts w:eastAsia="MS Mincho"/>
        </w:rPr>
        <w:t>exp</w:t>
      </w:r>
      <w:r>
        <w:rPr>
          <w:rFonts w:eastAsia="MS Mincho"/>
        </w:rPr>
        <w:t>e</w:t>
      </w:r>
      <w:r>
        <w:rPr>
          <w:rFonts w:eastAsia="MS Mincho"/>
        </w:rPr>
        <w:t>rimental events e.g., stimuli onset times and parameters.</w:t>
      </w:r>
      <w:r w:rsidR="00FF5D60">
        <w:rPr>
          <w:rFonts w:eastAsia="MS Mincho"/>
        </w:rPr>
        <w:t xml:space="preserve"> Table ? provides an overview of the data types and ass</w:t>
      </w:r>
      <w:r w:rsidR="00FF5D60">
        <w:rPr>
          <w:rFonts w:eastAsia="MS Mincho"/>
        </w:rPr>
        <w:t>o</w:t>
      </w:r>
      <w:r w:rsidR="00FF5D60">
        <w:rPr>
          <w:rFonts w:eastAsia="MS Mincho"/>
        </w:rPr>
        <w:t xml:space="preserve">ciated functions for logging them. </w:t>
      </w:r>
    </w:p>
    <w:p w:rsidR="00FF5D60" w:rsidRDefault="00FF5D60" w:rsidP="008511D6">
      <w:pPr>
        <w:pStyle w:val="jovBodyText"/>
        <w:rPr>
          <w:rFonts w:eastAsia="MS Mincho"/>
        </w:rPr>
      </w:pPr>
      <w:commentRangeStart w:id="217"/>
      <w:r>
        <w:rPr>
          <w:rFonts w:eastAsia="MS Mincho"/>
        </w:rPr>
        <w:t xml:space="preserve">In real-time, the operator can call for the current gaze vector with the function ?? from the </w:t>
      </w:r>
      <w:ins w:id="218" w:author="Lewis L Chuang" w:date="2009-06-15T17:27:00Z">
        <w:r w:rsidR="004F4B01">
          <w:rPr>
            <w:rFonts w:eastAsia="MS Mincho"/>
          </w:rPr>
          <w:t xml:space="preserve">gazetracker </w:t>
        </w:r>
      </w:ins>
      <w:r>
        <w:rPr>
          <w:rFonts w:eastAsia="MS Mincho"/>
        </w:rPr>
        <w:t>module</w:t>
      </w:r>
      <w:commentRangeEnd w:id="217"/>
      <w:r>
        <w:rPr>
          <w:rStyle w:val="CommentReference"/>
          <w:rFonts w:ascii="Times" w:hAnsi="Times"/>
        </w:rPr>
        <w:commentReference w:id="217"/>
      </w:r>
      <w:r>
        <w:rPr>
          <w:rFonts w:eastAsia="MS Mincho"/>
        </w:rPr>
        <w:t>. This can also be translated into the current POR, in terms of display coordinates.</w:t>
      </w:r>
    </w:p>
    <w:p w:rsidR="00371225" w:rsidRDefault="00371225" w:rsidP="00371225">
      <w:pPr>
        <w:pStyle w:val="jovBodyText"/>
      </w:pPr>
      <w:commentRangeStart w:id="219"/>
      <w:r>
        <w:rPr>
          <w:rFonts w:eastAsia="MS Mincho"/>
        </w:rPr>
        <w:t xml:space="preserve">In addition, </w:t>
      </w:r>
      <w:r w:rsidR="005769BA">
        <w:rPr>
          <w:rFonts w:eastAsia="MS Mincho"/>
        </w:rPr>
        <w:t xml:space="preserve">a </w:t>
      </w:r>
      <w:r>
        <w:rPr>
          <w:rFonts w:eastAsia="MS Mincho"/>
        </w:rPr>
        <w:t>parse</w:t>
      </w:r>
      <w:r w:rsidR="005769BA">
        <w:rPr>
          <w:rFonts w:eastAsia="MS Mincho"/>
        </w:rPr>
        <w:t>r</w:t>
      </w:r>
      <w:r>
        <w:rPr>
          <w:rFonts w:eastAsia="MS Mincho"/>
        </w:rPr>
        <w:t xml:space="preserve"> </w:t>
      </w:r>
      <w:r w:rsidR="005769BA">
        <w:rPr>
          <w:rFonts w:eastAsia="MS Mincho"/>
        </w:rPr>
        <w:t xml:space="preserve">(written in Python) allows </w:t>
      </w:r>
      <w:r>
        <w:rPr>
          <w:rFonts w:eastAsia="MS Mincho"/>
        </w:rPr>
        <w:t>th</w:t>
      </w:r>
      <w:r w:rsidR="005769BA">
        <w:rPr>
          <w:rFonts w:eastAsia="MS Mincho"/>
        </w:rPr>
        <w:t>is</w:t>
      </w:r>
      <w:r>
        <w:rPr>
          <w:rFonts w:eastAsia="MS Mincho"/>
        </w:rPr>
        <w:t xml:space="preserve"> d</w:t>
      </w:r>
      <w:r>
        <w:rPr>
          <w:rFonts w:eastAsia="MS Mincho"/>
        </w:rPr>
        <w:t>a</w:t>
      </w:r>
      <w:r>
        <w:rPr>
          <w:rFonts w:eastAsia="MS Mincho"/>
        </w:rPr>
        <w:t>ta</w:t>
      </w:r>
      <w:r w:rsidR="005769BA">
        <w:rPr>
          <w:rFonts w:eastAsia="MS Mincho"/>
        </w:rPr>
        <w:t>set</w:t>
      </w:r>
      <w:r>
        <w:rPr>
          <w:rFonts w:eastAsia="MS Mincho"/>
        </w:rPr>
        <w:t xml:space="preserve"> </w:t>
      </w:r>
      <w:r w:rsidR="005769BA">
        <w:rPr>
          <w:rFonts w:eastAsia="MS Mincho"/>
        </w:rPr>
        <w:t xml:space="preserve">to be converted </w:t>
      </w:r>
      <w:r>
        <w:t>offline</w:t>
      </w:r>
      <w:r w:rsidR="005769BA">
        <w:t>,</w:t>
      </w:r>
      <w:r>
        <w:t xml:space="preserve"> to yield </w:t>
      </w:r>
      <w:r w:rsidR="005769BA">
        <w:t xml:space="preserve">only the relevant </w:t>
      </w:r>
      <w:r>
        <w:t>data</w:t>
      </w:r>
      <w:r w:rsidR="005769BA">
        <w:t>,</w:t>
      </w:r>
      <w:r>
        <w:t xml:space="preserve"> according to the needs of the experimenter.</w:t>
      </w:r>
      <w:commentRangeEnd w:id="219"/>
      <w:r>
        <w:rPr>
          <w:rStyle w:val="CommentReference"/>
          <w:rFonts w:ascii="Times" w:hAnsi="Times"/>
        </w:rPr>
        <w:commentReference w:id="219"/>
      </w:r>
    </w:p>
    <w:p w:rsidR="00371225" w:rsidRDefault="00371225" w:rsidP="00371225">
      <w:pPr>
        <w:pStyle w:val="jovBodyText"/>
        <w:ind w:firstLine="0"/>
      </w:pPr>
    </w:p>
    <w:p w:rsidR="00371225" w:rsidRDefault="00371225" w:rsidP="00371225">
      <w:pPr>
        <w:pStyle w:val="jovBodyText"/>
        <w:ind w:firstLine="0"/>
      </w:pPr>
      <w:r>
        <w:t>(DISPLAY_GAZE): ldis_x ldis_y rdis_x rdis_y</w:t>
      </w:r>
    </w:p>
    <w:p w:rsidR="00371225" w:rsidRDefault="00371225" w:rsidP="00371225">
      <w:pPr>
        <w:pStyle w:val="jovBodyText"/>
        <w:ind w:firstLine="0"/>
      </w:pPr>
      <w:r>
        <w:t>(GAZE): lgorigin_x lgorigin_y lgorigin_z lgdirection_x lgd</w:t>
      </w:r>
      <w:r>
        <w:t>i</w:t>
      </w:r>
      <w:r>
        <w:t>rection_y lgdirection_z rgorigin_x rgorigin_y rgorigin_z rgdirection_x rgdirection_y rgdirection_z</w:t>
      </w:r>
    </w:p>
    <w:p w:rsidR="00371225" w:rsidRDefault="00371225" w:rsidP="00371225">
      <w:pPr>
        <w:pStyle w:val="jovBodyText"/>
        <w:ind w:firstLine="0"/>
      </w:pPr>
      <w:r>
        <w:t>(EYE): leye_a leye_b leye_size reye_a reye_b reye_size</w:t>
      </w:r>
    </w:p>
    <w:p w:rsidR="00371225" w:rsidRDefault="00371225" w:rsidP="00371225">
      <w:pPr>
        <w:pStyle w:val="jovBodyText"/>
        <w:ind w:firstLine="0"/>
      </w:pPr>
      <w:r>
        <w:t>(DISPLAY_HEAD): hdis_x hdis_y</w:t>
      </w:r>
    </w:p>
    <w:p w:rsidR="00371225" w:rsidRDefault="00371225" w:rsidP="00371225">
      <w:pPr>
        <w:pStyle w:val="jovBodyText"/>
        <w:ind w:firstLine="0"/>
        <w:rPr>
          <w:rFonts w:eastAsia="MS Mincho"/>
        </w:rPr>
      </w:pPr>
      <w:r>
        <w:lastRenderedPageBreak/>
        <w:t>(HEAD): hpos_x hpos_y hpos_z heuler_x heuler_y he</w:t>
      </w:r>
      <w:r>
        <w:t>u</w:t>
      </w:r>
      <w:r>
        <w:t>ler_z</w:t>
      </w:r>
    </w:p>
    <w:p w:rsidR="000B6F1E" w:rsidRDefault="000B6F1E" w:rsidP="000B6F1E">
      <w:pPr>
        <w:pStyle w:val="jovBodyText"/>
        <w:rPr>
          <w:rFonts w:eastAsia="Times"/>
        </w:rPr>
      </w:pPr>
    </w:p>
    <w:p w:rsidR="000B6F1E" w:rsidRPr="000B6F1E" w:rsidRDefault="000B6F1E" w:rsidP="000B6F1E">
      <w:pPr>
        <w:pStyle w:val="jovBlockText"/>
        <w:rPr>
          <w:i/>
        </w:rPr>
      </w:pPr>
      <w:r w:rsidRPr="000B6F1E">
        <w:rPr>
          <w:i/>
        </w:rPr>
        <w:t># data available in gaze data</w:t>
      </w:r>
    </w:p>
    <w:p w:rsidR="000B6F1E" w:rsidRDefault="000B6F1E" w:rsidP="000B6F1E">
      <w:pPr>
        <w:pStyle w:val="jovBlockText"/>
      </w:pPr>
      <w:r>
        <w:t>print "GazeDataSet: gaze_available: ", gds.gaze_available, "\teye: alpha:", gds.eye.alpha,"\teye: beta:", gds.eye.beta,"\teye: size:", gds.eye.size, "\thead: position: ", gds.head.position, "\thead: orientation: ", gds.head.orientation</w:t>
      </w:r>
    </w:p>
    <w:p w:rsidR="000B6F1E" w:rsidRDefault="000B6F1E" w:rsidP="000B6F1E">
      <w:pPr>
        <w:pStyle w:val="jovBlockText"/>
      </w:pPr>
      <w:r>
        <w:t>print "GazeDataSet: gaze[0]: position", gds.gaze[0].position, "gaze[0]: direction", gds.gaze[0].direction,"gaze[1]: position", gds.gaze[1].position, "gaze[1]: direction", gds.gaze[1].direction</w:t>
      </w:r>
    </w:p>
    <w:p w:rsidR="000B6F1E" w:rsidRDefault="000B6F1E" w:rsidP="000B6F1E">
      <w:pPr>
        <w:pStyle w:val="jovBlockText"/>
      </w:pPr>
    </w:p>
    <w:p w:rsidR="000B6F1E" w:rsidRPr="000B6F1E" w:rsidRDefault="000B6F1E" w:rsidP="000B6F1E">
      <w:pPr>
        <w:pStyle w:val="jovBlockText"/>
        <w:rPr>
          <w:i/>
        </w:rPr>
      </w:pPr>
      <w:r w:rsidRPr="000B6F1E">
        <w:rPr>
          <w:i/>
        </w:rPr>
        <w:t xml:space="preserve"># calculating screen position of gaze on a </w:t>
      </w:r>
      <w:r w:rsidRPr="000B6F1E">
        <w:rPr>
          <w:i/>
        </w:rPr>
        <w:br/>
        <w:t># display</w:t>
      </w:r>
    </w:p>
    <w:p w:rsidR="000B6F1E" w:rsidRDefault="000B6F1E" w:rsidP="000B6F1E">
      <w:pPr>
        <w:pStyle w:val="jovBlockText"/>
      </w:pPr>
    </w:p>
    <w:p w:rsidR="000B6F1E" w:rsidRPr="000B6F1E" w:rsidRDefault="000B6F1E" w:rsidP="000B6F1E">
      <w:pPr>
        <w:pStyle w:val="jovBlockText"/>
        <w:rPr>
          <w:i/>
        </w:rPr>
      </w:pPr>
      <w:r w:rsidRPr="000B6F1E">
        <w:rPr>
          <w:i/>
        </w:rPr>
        <w:t>#creating a Display object</w:t>
      </w:r>
    </w:p>
    <w:p w:rsidR="000B6F1E" w:rsidRDefault="000B6F1E" w:rsidP="000B6F1E">
      <w:pPr>
        <w:pStyle w:val="jovBlockText"/>
      </w:pPr>
      <w:r>
        <w:t>display = pyGaze.Display()</w:t>
      </w:r>
    </w:p>
    <w:p w:rsidR="000B6F1E" w:rsidRDefault="000B6F1E" w:rsidP="000B6F1E">
      <w:pPr>
        <w:pStyle w:val="jovBlockText"/>
      </w:pPr>
    </w:p>
    <w:p w:rsidR="000B6F1E" w:rsidRPr="000B6F1E" w:rsidRDefault="000B6F1E" w:rsidP="000B6F1E">
      <w:pPr>
        <w:pStyle w:val="jovBlockText"/>
        <w:rPr>
          <w:i/>
        </w:rPr>
      </w:pPr>
      <w:r w:rsidRPr="000B6F1E">
        <w:rPr>
          <w:i/>
        </w:rPr>
        <w:t>#loading a specific model of displays</w:t>
      </w:r>
    </w:p>
    <w:p w:rsidR="000B6F1E" w:rsidRDefault="000B6F1E" w:rsidP="000B6F1E">
      <w:pPr>
        <w:pStyle w:val="jovBlockText"/>
      </w:pPr>
      <w:r>
        <w:t>display.loadModule(dismod, 0,1)</w:t>
      </w:r>
    </w:p>
    <w:p w:rsidR="000B6F1E" w:rsidRDefault="000B6F1E" w:rsidP="000B6F1E">
      <w:pPr>
        <w:pStyle w:val="jovBlockText"/>
      </w:pPr>
    </w:p>
    <w:p w:rsidR="000B6F1E" w:rsidRPr="000B6F1E" w:rsidRDefault="000B6F1E" w:rsidP="000B6F1E">
      <w:pPr>
        <w:pStyle w:val="jovBlockText"/>
        <w:rPr>
          <w:i/>
        </w:rPr>
      </w:pPr>
      <w:r w:rsidRPr="000B6F1E">
        <w:rPr>
          <w:i/>
        </w:rPr>
        <w:t>#configuring the loaded display model</w:t>
      </w:r>
    </w:p>
    <w:p w:rsidR="000B6F1E" w:rsidRDefault="000B6F1E" w:rsidP="000B6F1E">
      <w:pPr>
        <w:pStyle w:val="jovBlockText"/>
      </w:pPr>
      <w:r>
        <w:t>display.configure(discfg)</w:t>
      </w:r>
    </w:p>
    <w:p w:rsidR="000B6F1E" w:rsidRDefault="000B6F1E" w:rsidP="000B6F1E">
      <w:pPr>
        <w:pStyle w:val="jovBlockText"/>
      </w:pPr>
    </w:p>
    <w:p w:rsidR="000B6F1E" w:rsidRPr="000B6F1E" w:rsidRDefault="000B6F1E" w:rsidP="000B6F1E">
      <w:pPr>
        <w:pStyle w:val="jovBlockText"/>
        <w:rPr>
          <w:i/>
        </w:rPr>
      </w:pPr>
      <w:r w:rsidRPr="000B6F1E">
        <w:rPr>
          <w:i/>
        </w:rPr>
        <w:t xml:space="preserve"># calculates and prints out the intersection of </w:t>
      </w:r>
      <w:r>
        <w:rPr>
          <w:i/>
        </w:rPr>
        <w:t xml:space="preserve"># </w:t>
      </w:r>
      <w:r w:rsidRPr="000B6F1E">
        <w:rPr>
          <w:i/>
        </w:rPr>
        <w:t>current gaze and display in screen coordinates</w:t>
      </w:r>
    </w:p>
    <w:p w:rsidR="000B6F1E" w:rsidRDefault="000B6F1E" w:rsidP="000B6F1E">
      <w:pPr>
        <w:pStyle w:val="jovBlockText"/>
      </w:pPr>
    </w:p>
    <w:p w:rsidR="000B6F1E" w:rsidRDefault="000B6F1E" w:rsidP="000B6F1E">
      <w:pPr>
        <w:pStyle w:val="jovBlockText"/>
      </w:pPr>
      <w:r>
        <w:t>dc = display.getDisplayCoordsFromGaze(gds)</w:t>
      </w:r>
    </w:p>
    <w:p w:rsidR="000B6F1E" w:rsidRPr="00E30606" w:rsidRDefault="000B6F1E" w:rsidP="000B6F1E">
      <w:pPr>
        <w:pStyle w:val="jovBlockText"/>
      </w:pPr>
      <w:r>
        <w:t xml:space="preserve">print </w:t>
      </w:r>
      <w:r w:rsidR="00817F6E">
        <w:t>...</w:t>
      </w:r>
      <w:r w:rsidR="00817F6E">
        <w:br/>
      </w:r>
      <w:r>
        <w:t>"DisplayCoords:",dc.x,dc.y,dc.avg_x,dc.avg_y</w:t>
      </w:r>
    </w:p>
    <w:p w:rsidR="000B6F1E" w:rsidRPr="004C5E34" w:rsidRDefault="000B6F1E" w:rsidP="000B6F1E">
      <w:pPr>
        <w:pStyle w:val="jovBlockText"/>
      </w:pPr>
    </w:p>
    <w:p w:rsidR="009E31B0" w:rsidRDefault="009E31B0" w:rsidP="009E31B0">
      <w:pPr>
        <w:pStyle w:val="jovHeading1"/>
        <w:rPr>
          <w:rFonts w:eastAsia="MS Mincho"/>
        </w:rPr>
      </w:pPr>
      <w:r>
        <w:rPr>
          <w:rFonts w:eastAsia="MS Mincho"/>
        </w:rPr>
        <w:t>Evaluation and Results</w:t>
      </w:r>
    </w:p>
    <w:p w:rsidR="0090299C" w:rsidRDefault="00514FAB" w:rsidP="0090299C">
      <w:pPr>
        <w:pStyle w:val="jovBodyText"/>
      </w:pPr>
      <w:r>
        <w:t>The primary goal of this system is to enable a laborat</w:t>
      </w:r>
      <w:r>
        <w:t>o</w:t>
      </w:r>
      <w:r>
        <w:t>ry environment for natural gaze-tracking that met the fo</w:t>
      </w:r>
      <w:r>
        <w:t>l</w:t>
      </w:r>
      <w:r>
        <w:t xml:space="preserve">lowing criteria: </w:t>
      </w:r>
    </w:p>
    <w:p w:rsidR="00514FAB" w:rsidRDefault="00514FAB" w:rsidP="00CE7536">
      <w:pPr>
        <w:pStyle w:val="jovNumberedList"/>
        <w:numPr>
          <w:ilvl w:val="0"/>
          <w:numId w:val="13"/>
        </w:numPr>
      </w:pPr>
      <w:r>
        <w:t>Robustness to free body movement</w:t>
      </w:r>
    </w:p>
    <w:p w:rsidR="00CE7536" w:rsidRDefault="00CE7536" w:rsidP="00CE7536">
      <w:pPr>
        <w:pStyle w:val="jovNumberedList"/>
      </w:pPr>
      <w:r>
        <w:t>Accurate calibration method that generalized across an unlimited viewing space</w:t>
      </w:r>
    </w:p>
    <w:p w:rsidR="00514FAB" w:rsidRDefault="007811B1" w:rsidP="00514FAB">
      <w:pPr>
        <w:pStyle w:val="jovNumberedList"/>
      </w:pPr>
      <w:ins w:id="220" w:author="Lewis L Chuang" w:date="2009-06-15T17:26:00Z">
        <w:r>
          <w:rPr>
            <w:noProof/>
            <w:rPrChange w:id="221" w:author="Unknown">
              <w:rPr>
                <w:rFonts w:ascii="Times" w:eastAsia="Times New Roman" w:hAnsi="Times"/>
                <w:noProof/>
              </w:rPr>
            </w:rPrChange>
          </w:rPr>
          <w:drawing>
            <wp:anchor distT="0" distB="0" distL="114300" distR="114300" simplePos="0" relativeHeight="251679232" behindDoc="0" locked="0" layoutInCell="1" allowOverlap="1">
              <wp:simplePos x="0" y="0"/>
              <wp:positionH relativeFrom="column">
                <wp:posOffset>3467735</wp:posOffset>
              </wp:positionH>
              <wp:positionV relativeFrom="paragraph">
                <wp:posOffset>135890</wp:posOffset>
              </wp:positionV>
              <wp:extent cx="3284220" cy="2061210"/>
              <wp:effectExtent l="19050" t="0" r="0" b="0"/>
              <wp:wrapTopAndBottom/>
              <wp:docPr id="8" name="Picture 7" descr="Walking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ingError.png"/>
                      <pic:cNvPicPr/>
                    </pic:nvPicPr>
                    <pic:blipFill>
                      <a:blip r:embed="rId20" cstate="print"/>
                      <a:stretch>
                        <a:fillRect/>
                      </a:stretch>
                    </pic:blipFill>
                    <pic:spPr>
                      <a:xfrm>
                        <a:off x="0" y="0"/>
                        <a:ext cx="3284220" cy="2061210"/>
                      </a:xfrm>
                      <a:prstGeom prst="rect">
                        <a:avLst/>
                      </a:prstGeom>
                    </pic:spPr>
                  </pic:pic>
                </a:graphicData>
              </a:graphic>
            </wp:anchor>
          </w:drawing>
        </w:r>
      </w:ins>
      <w:r w:rsidR="00514FAB">
        <w:t xml:space="preserve">Accuracy in </w:t>
      </w:r>
      <w:r w:rsidR="00CE7536">
        <w:t xml:space="preserve">natural </w:t>
      </w:r>
      <w:r w:rsidR="00514FAB">
        <w:t>gaze measurement</w:t>
      </w:r>
    </w:p>
    <w:p w:rsidR="00CE7536" w:rsidRDefault="00514FAB" w:rsidP="00CE7536">
      <w:pPr>
        <w:pStyle w:val="jovBodyText"/>
        <w:spacing w:before="240"/>
      </w:pPr>
      <w:r>
        <w:t>For this purpose, a full e</w:t>
      </w:r>
      <w:r w:rsidR="00515754">
        <w:t>valua</w:t>
      </w:r>
      <w:r w:rsidR="002F0299">
        <w:t xml:space="preserve">tion </w:t>
      </w:r>
      <w:r>
        <w:t xml:space="preserve">was </w:t>
      </w:r>
      <w:r w:rsidR="00515754">
        <w:t>carried out to test the sys</w:t>
      </w:r>
      <w:r w:rsidR="0043679B">
        <w:t>tem. The following</w:t>
      </w:r>
      <w:r w:rsidR="00515754">
        <w:t xml:space="preserve"> </w:t>
      </w:r>
      <w:r w:rsidR="002F0299">
        <w:t xml:space="preserve">procedures </w:t>
      </w:r>
      <w:r w:rsidR="00515754">
        <w:t xml:space="preserve">were designed to assess the overall error, contributed by equipment slippage, hardware and algorithm, that </w:t>
      </w:r>
      <w:r w:rsidR="0043679B">
        <w:t xml:space="preserve">were </w:t>
      </w:r>
      <w:r w:rsidR="00515754">
        <w:t>present in our</w:t>
      </w:r>
      <w:r w:rsidR="0043679B">
        <w:t xml:space="preserve"> impl</w:t>
      </w:r>
      <w:r w:rsidR="0043679B">
        <w:t>e</w:t>
      </w:r>
      <w:r w:rsidR="0043679B">
        <w:t>mentation of libGaze</w:t>
      </w:r>
      <w:r w:rsidR="00515754">
        <w:t>.</w:t>
      </w:r>
      <w:r w:rsidR="0043679B">
        <w:t xml:space="preserve"> </w:t>
      </w:r>
      <w:r w:rsidR="00D92311">
        <w:t xml:space="preserve">All participants were young adults, </w:t>
      </w:r>
      <w:r w:rsidR="0043679B">
        <w:t>(</w:t>
      </w:r>
      <w:r w:rsidR="00CD4D87">
        <w:t>age: 25-</w:t>
      </w:r>
      <w:r w:rsidR="0043679B">
        <w:t>3</w:t>
      </w:r>
      <w:r w:rsidR="00CD4D87">
        <w:t>5</w:t>
      </w:r>
      <w:r w:rsidR="0043679B">
        <w:t xml:space="preserve"> years) with normal or cor</w:t>
      </w:r>
      <w:r w:rsidR="00D92311">
        <w:t>rected-to-normal v</w:t>
      </w:r>
      <w:r w:rsidR="00D92311">
        <w:t>i</w:t>
      </w:r>
      <w:r w:rsidR="00D92311">
        <w:t>sion.</w:t>
      </w:r>
    </w:p>
    <w:p w:rsidR="000A7101" w:rsidRDefault="00375DCF" w:rsidP="00CE7536">
      <w:pPr>
        <w:pStyle w:val="jovBodyText"/>
      </w:pPr>
      <w:r>
        <w:rPr>
          <w:noProof/>
        </w:rPr>
        <w:pict>
          <v:shape id="_x0000_s1779" type="#_x0000_t202" style="position:absolute;left:0;text-align:left;margin-left:279pt;margin-top:66.15pt;width:259.2pt;height:60pt;z-index:251681280" stroked="f">
            <v:textbox style="mso-next-textbox:#_x0000_s1779;mso-fit-shape-to-text:t" inset="0,0,0,0">
              <w:txbxContent>
                <w:p w:rsidR="007811B1" w:rsidRPr="00A4220F" w:rsidRDefault="007811B1" w:rsidP="0039310C">
                  <w:pPr>
                    <w:pStyle w:val="jovCaption"/>
                    <w:rPr>
                      <w:rFonts w:ascii="Goudy Old Style" w:hAnsi="Goudy Old Style"/>
                      <w:noProof/>
                    </w:rPr>
                  </w:pPr>
                  <w:bookmarkStart w:id="222" w:name="_Ref232846364"/>
                  <w:r>
                    <w:t xml:space="preserve">Figure </w:t>
                  </w:r>
                  <w:fldSimple w:instr=" SEQ Figure \* ARABIC ">
                    <w:r w:rsidR="00A04838">
                      <w:rPr>
                        <w:noProof/>
                      </w:rPr>
                      <w:t>5</w:t>
                    </w:r>
                  </w:fldSimple>
                  <w:bookmarkEnd w:id="222"/>
                  <w:r>
                    <w:t>. The mean distance of each participants’ measured gaze to the ideal gaze vector (</w:t>
                  </w:r>
                  <w:r>
                    <w:rPr>
                      <w:rFonts w:cs="Arial"/>
                    </w:rPr>
                    <w:t>°</w:t>
                  </w:r>
                  <w:r>
                    <w:t>) when they are standing stati</w:t>
                  </w:r>
                  <w:r>
                    <w:t>o</w:t>
                  </w:r>
                  <w:r>
                    <w:t>nary (top), walking forward-backward (middle), and walking left-right (bottom).</w:t>
                  </w:r>
                </w:p>
              </w:txbxContent>
            </v:textbox>
            <w10:wrap type="topAndBottom"/>
          </v:shape>
        </w:pict>
      </w:r>
      <w:r w:rsidR="000A7101">
        <w:t>In all of these evaluations, the difference between ca</w:t>
      </w:r>
      <w:r w:rsidR="000A7101">
        <w:t>l</w:t>
      </w:r>
      <w:r w:rsidR="000A7101">
        <w:t xml:space="preserve">culated fixation position on the screen and the stimulus display coordinates is used as a measure of error in our gaze estimates. These errors are unlikely to have resulted from our algorithms for gaze computation and instead, reflect tracking errors due to headgear slippage, </w:t>
      </w:r>
      <w:r w:rsidR="00971F72">
        <w:t xml:space="preserve">limitations in the spatial resolution of our tracking hardware, </w:t>
      </w:r>
      <w:r w:rsidR="000A7101">
        <w:t>variable sa</w:t>
      </w:r>
      <w:r w:rsidR="000A7101">
        <w:t>m</w:t>
      </w:r>
      <w:r w:rsidR="000A7101">
        <w:t>pling frequencies and individual differences in gaze accur</w:t>
      </w:r>
      <w:r w:rsidR="000A7101">
        <w:t>a</w:t>
      </w:r>
      <w:r w:rsidR="000A7101">
        <w:t xml:space="preserve">cy. </w:t>
      </w:r>
      <w:r w:rsidR="00AF235D">
        <w:t xml:space="preserve">We report these results for three purposes. First, as a benchmark for future improvements to the system. Next, as </w:t>
      </w:r>
      <w:r w:rsidR="00AF235D">
        <w:lastRenderedPageBreak/>
        <w:t xml:space="preserve">a way of assessing independent implementations of our system. Finally, for researchers to </w:t>
      </w:r>
      <w:r w:rsidR="00A01CF9">
        <w:t>assess this system’s suit</w:t>
      </w:r>
      <w:r w:rsidR="00A01CF9">
        <w:t>a</w:t>
      </w:r>
      <w:r w:rsidR="00A01CF9">
        <w:t xml:space="preserve">bility </w:t>
      </w:r>
      <w:r w:rsidR="00AF235D">
        <w:t xml:space="preserve">for their </w:t>
      </w:r>
      <w:r w:rsidR="00A01CF9">
        <w:t xml:space="preserve">respective </w:t>
      </w:r>
      <w:r w:rsidR="00AF235D">
        <w:t>research.</w:t>
      </w:r>
    </w:p>
    <w:p w:rsidR="004C39F2" w:rsidRDefault="00AF235D">
      <w:pPr>
        <w:pStyle w:val="jovBodyText"/>
      </w:pPr>
      <w:r w:rsidRPr="00437683">
        <w:t>The experimental software for performing these evalu</w:t>
      </w:r>
      <w:r w:rsidRPr="00437683">
        <w:t>a</w:t>
      </w:r>
      <w:r w:rsidRPr="00437683">
        <w:t>tions are available for download (</w:t>
      </w:r>
      <w:hyperlink r:id="rId21" w:history="1">
        <w:r w:rsidR="007D5A82" w:rsidRPr="007D5A82">
          <w:rPr>
            <w:rStyle w:val="Hyperlink"/>
            <w:color w:val="auto"/>
          </w:rPr>
          <w:t>www.sourceforge.net/projects/libgaze</w:t>
        </w:r>
      </w:hyperlink>
      <w:r w:rsidRPr="00437683">
        <w:t>).</w:t>
      </w:r>
    </w:p>
    <w:p w:rsidR="00514FAB" w:rsidRDefault="00514FAB" w:rsidP="00FC1335">
      <w:pPr>
        <w:pStyle w:val="jovHeading2"/>
      </w:pPr>
      <w:r>
        <w:t>Robustness to body movement</w:t>
      </w:r>
    </w:p>
    <w:p w:rsidR="005926B1" w:rsidRDefault="00FF0FDF" w:rsidP="005926B1">
      <w:pPr>
        <w:pStyle w:val="jovBodyText"/>
      </w:pPr>
      <w:r>
        <w:t>Our system should provide consistent gaze measur</w:t>
      </w:r>
      <w:r>
        <w:t>e</w:t>
      </w:r>
      <w:r>
        <w:t>ments</w:t>
      </w:r>
      <w:r w:rsidR="00ED13F3">
        <w:t xml:space="preserve"> even when the user is mobile</w:t>
      </w:r>
      <w:r>
        <w:t>. To test this, we i</w:t>
      </w:r>
      <w:r>
        <w:t>n</w:t>
      </w:r>
      <w:r>
        <w:t xml:space="preserve">structed </w:t>
      </w:r>
      <w:r w:rsidR="00437683">
        <w:t xml:space="preserve">twelve </w:t>
      </w:r>
      <w:r>
        <w:t xml:space="preserve">participants to maintain gaze fixation at a </w:t>
      </w:r>
      <w:r w:rsidR="00274C40">
        <w:t xml:space="preserve">single fixed point, </w:t>
      </w:r>
      <w:r w:rsidR="005926B1">
        <w:t xml:space="preserve">which was displayed at eye-height on </w:t>
      </w:r>
      <w:r w:rsidR="00274C40">
        <w:t>the scr</w:t>
      </w:r>
      <w:r w:rsidR="005926B1">
        <w:t xml:space="preserve">een, while </w:t>
      </w:r>
      <w:r w:rsidR="004F1DDF">
        <w:t>performing various body movements. T</w:t>
      </w:r>
      <w:r w:rsidR="005926B1">
        <w:t xml:space="preserve">hey were instructed to either </w:t>
      </w:r>
      <w:r w:rsidR="00CA591B">
        <w:t xml:space="preserve">stand perfectly still, </w:t>
      </w:r>
      <w:r w:rsidR="005926B1">
        <w:t>strafe horizo</w:t>
      </w:r>
      <w:r w:rsidR="005926B1">
        <w:t>n</w:t>
      </w:r>
      <w:r w:rsidR="005926B1">
        <w:t>tally (left-right), walk towards and away from the screen (forward-back</w:t>
      </w:r>
      <w:r w:rsidR="00CA591B">
        <w:t>ward</w:t>
      </w:r>
      <w:r w:rsidR="005926B1">
        <w:t xml:space="preserve">). </w:t>
      </w:r>
      <w:r w:rsidR="004F1DDF">
        <w:t xml:space="preserve">When standing still, </w:t>
      </w:r>
      <w:r w:rsidR="00CA591B">
        <w:t>participants were approximately 100cm away from the screen. When r</w:t>
      </w:r>
      <w:r w:rsidR="00CA591B">
        <w:t>e</w:t>
      </w:r>
      <w:r w:rsidR="00CA591B">
        <w:t>quired to move, participants first took a single step to the left (or forward)</w:t>
      </w:r>
      <w:r w:rsidR="00703326">
        <w:t>, returned to the starting position, a step to the right (or backward) and finally, back to the starting p</w:t>
      </w:r>
      <w:r w:rsidR="00703326">
        <w:t>o</w:t>
      </w:r>
      <w:r w:rsidR="00703326">
        <w:t>sition.</w:t>
      </w:r>
      <w:r w:rsidR="00206887">
        <w:t xml:space="preserve"> </w:t>
      </w:r>
      <w:r w:rsidR="004F1DDF">
        <w:t>Each of these movements were performed once, a</w:t>
      </w:r>
      <w:r w:rsidR="004F1DDF">
        <w:t>f</w:t>
      </w:r>
      <w:r w:rsidR="004F1DDF">
        <w:t>ter the participants were fully calibrated while sitting down.</w:t>
      </w:r>
    </w:p>
    <w:p w:rsidR="00E7607D" w:rsidRDefault="00BF54FC" w:rsidP="00147CBD">
      <w:pPr>
        <w:pStyle w:val="jovBodyText"/>
      </w:pPr>
      <w:r>
        <w:t xml:space="preserve">For each </w:t>
      </w:r>
      <w:r w:rsidR="009C56B9">
        <w:t>body movement</w:t>
      </w:r>
      <w:r>
        <w:t xml:space="preserve">, </w:t>
      </w:r>
      <w:r w:rsidR="005926B1">
        <w:t xml:space="preserve">we calculated the angular difference between the </w:t>
      </w:r>
      <w:r w:rsidR="005926B1">
        <w:rPr>
          <w:i/>
        </w:rPr>
        <w:t xml:space="preserve">true </w:t>
      </w:r>
      <w:r w:rsidR="005926B1">
        <w:t xml:space="preserve">and </w:t>
      </w:r>
      <w:r w:rsidR="00C87337">
        <w:rPr>
          <w:i/>
        </w:rPr>
        <w:t>measured</w:t>
      </w:r>
      <w:r w:rsidR="00C87337">
        <w:t xml:space="preserve"> </w:t>
      </w:r>
      <w:r w:rsidR="005926B1">
        <w:t>gaze vector</w:t>
      </w:r>
      <w:r w:rsidR="00206887">
        <w:t xml:space="preserve"> </w:t>
      </w:r>
      <w:r w:rsidR="009C56B9">
        <w:t>for every recorded estimate</w:t>
      </w:r>
      <w:r w:rsidR="00DE1844">
        <w:t xml:space="preserve"> (approximately 120Hz)</w:t>
      </w:r>
      <w:r w:rsidR="0061024D">
        <w:t xml:space="preserve">, after </w:t>
      </w:r>
      <w:r w:rsidR="006D4716">
        <w:t>blinks were removed</w:t>
      </w:r>
      <w:r w:rsidR="00206887">
        <w:t>.</w:t>
      </w:r>
      <w:r w:rsidR="00A917FA">
        <w:t xml:space="preserve"> </w:t>
      </w:r>
      <w:r>
        <w:t xml:space="preserve">The </w:t>
      </w:r>
      <w:r>
        <w:rPr>
          <w:i/>
        </w:rPr>
        <w:t>true</w:t>
      </w:r>
      <w:r>
        <w:t xml:space="preserve"> gaze vector </w:t>
      </w:r>
      <w:r w:rsidR="0031060F">
        <w:t>was derived by calcula</w:t>
      </w:r>
      <w:r w:rsidR="0031060F">
        <w:t>t</w:t>
      </w:r>
      <w:r w:rsidR="0031060F">
        <w:t>ing the vector that described the spatial</w:t>
      </w:r>
      <w:r>
        <w:t xml:space="preserve"> relationship b</w:t>
      </w:r>
      <w:r>
        <w:t>e</w:t>
      </w:r>
      <w:r>
        <w:t xml:space="preserve">tween the displayed stimulus and the current origin of gaze in the WCS. </w:t>
      </w:r>
      <w:r w:rsidR="009668C3">
        <w:t>T</w:t>
      </w:r>
      <w:r>
        <w:t>h</w:t>
      </w:r>
      <w:r w:rsidR="009668C3">
        <w:t>is</w:t>
      </w:r>
      <w:r>
        <w:t xml:space="preserve"> vector </w:t>
      </w:r>
      <w:r w:rsidR="009668C3">
        <w:t xml:space="preserve">represented </w:t>
      </w:r>
      <w:r>
        <w:t xml:space="preserve">perfect fixation. The current gaze vector on the other hand </w:t>
      </w:r>
      <w:r w:rsidR="009668C3">
        <w:t>wa</w:t>
      </w:r>
      <w:r>
        <w:t xml:space="preserve">s the actual gaze of the participant, as estimated by our system. </w:t>
      </w:r>
      <w:r w:rsidR="004F4D15">
        <w:t>T</w:t>
      </w:r>
      <w:r w:rsidR="00493451">
        <w:t xml:space="preserve">his angular difference </w:t>
      </w:r>
      <w:r w:rsidR="0026104B">
        <w:t>wa</w:t>
      </w:r>
      <w:r w:rsidR="00493451">
        <w:t>s decomposed into its vertical and horizontal component</w:t>
      </w:r>
      <w:r w:rsidR="0026104B">
        <w:t xml:space="preserve"> and </w:t>
      </w:r>
      <w:r w:rsidR="00143164">
        <w:t xml:space="preserve">a normal </w:t>
      </w:r>
      <w:r w:rsidR="0026104B">
        <w:t xml:space="preserve">distribution </w:t>
      </w:r>
      <w:r w:rsidR="00143164">
        <w:t xml:space="preserve">was fitted to the measurements obtained in </w:t>
      </w:r>
      <w:r w:rsidR="0026104B">
        <w:t>trial</w:t>
      </w:r>
      <w:r w:rsidR="00143164">
        <w:t>.</w:t>
      </w:r>
      <w:r w:rsidR="0026104B">
        <w:t xml:space="preserve"> </w:t>
      </w:r>
      <w:r w:rsidR="00375DCF">
        <w:fldChar w:fldCharType="begin"/>
      </w:r>
      <w:r w:rsidR="00AA4934">
        <w:instrText xml:space="preserve"> REF _Ref232846364 \h </w:instrText>
      </w:r>
      <w:r w:rsidR="00375DCF">
        <w:fldChar w:fldCharType="separate"/>
      </w:r>
      <w:r w:rsidR="00A04838">
        <w:t xml:space="preserve">Figure </w:t>
      </w:r>
      <w:r w:rsidR="00A04838">
        <w:rPr>
          <w:noProof/>
        </w:rPr>
        <w:t>5</w:t>
      </w:r>
      <w:r w:rsidR="00375DCF">
        <w:fldChar w:fldCharType="end"/>
      </w:r>
      <w:r w:rsidR="00143164">
        <w:t xml:space="preserve"> shows the average offset </w:t>
      </w:r>
      <w:r w:rsidR="00493451">
        <w:t xml:space="preserve">of estimated gaze from the </w:t>
      </w:r>
      <w:r w:rsidR="00AA4934">
        <w:t>ideal gaze vector,</w:t>
      </w:r>
      <w:r w:rsidR="00950528">
        <w:t xml:space="preserve"> across the three types of body movement</w:t>
      </w:r>
      <w:r w:rsidR="00147CBD" w:rsidRPr="00147CBD">
        <w:t xml:space="preserve"> </w:t>
      </w:r>
      <w:r w:rsidR="00143164">
        <w:t xml:space="preserve">and its range. </w:t>
      </w:r>
      <w:r w:rsidR="00147CBD">
        <w:t>These e</w:t>
      </w:r>
      <w:r w:rsidR="00147CBD">
        <w:t>r</w:t>
      </w:r>
      <w:r w:rsidR="00147CBD">
        <w:t xml:space="preserve">rors and variance in gaze estimations are expected to have resulted from both the participants’ errors in fixation and </w:t>
      </w:r>
      <w:r w:rsidR="00147CBD">
        <w:lastRenderedPageBreak/>
        <w:t>instability of the recording headset.</w:t>
      </w:r>
    </w:p>
    <w:p w:rsidR="00DA01E7" w:rsidRDefault="00DA01E7" w:rsidP="00147CBD">
      <w:pPr>
        <w:pStyle w:val="jovBodyText"/>
      </w:pPr>
      <w:r>
        <w:t>The extent to which body movement disturbs gaze e</w:t>
      </w:r>
      <w:r>
        <w:t>s</w:t>
      </w:r>
      <w:r>
        <w:t xml:space="preserve">timates in our system, vary across different participants. In </w:t>
      </w:r>
      <w:r w:rsidR="00375DCF">
        <w:fldChar w:fldCharType="begin"/>
      </w:r>
      <w:r>
        <w:instrText xml:space="preserve"> REF _Ref232848890 \h </w:instrText>
      </w:r>
      <w:r w:rsidR="00375DCF">
        <w:fldChar w:fldCharType="separate"/>
      </w:r>
      <w:r w:rsidR="00A04838">
        <w:t xml:space="preserve">Figure </w:t>
      </w:r>
      <w:r w:rsidR="00A04838">
        <w:rPr>
          <w:noProof/>
        </w:rPr>
        <w:t>6</w:t>
      </w:r>
      <w:r w:rsidR="00375DCF">
        <w:fldChar w:fldCharType="end"/>
      </w:r>
      <w:r>
        <w:t>, the gaze trace of the last trial of each body mov</w:t>
      </w:r>
      <w:r>
        <w:t>e</w:t>
      </w:r>
      <w:r>
        <w:t>ment is illustrated for the best, median and worst partic</w:t>
      </w:r>
      <w:r>
        <w:t>i</w:t>
      </w:r>
      <w:r>
        <w:t xml:space="preserve">pant. </w:t>
      </w:r>
    </w:p>
    <w:p w:rsidR="00BE6ED5" w:rsidRDefault="00E7607D" w:rsidP="00147CBD">
      <w:pPr>
        <w:pStyle w:val="jovBodyText"/>
      </w:pPr>
      <w:r>
        <w:rPr>
          <w:noProof/>
        </w:rPr>
        <w:drawing>
          <wp:anchor distT="0" distB="0" distL="114300" distR="114300" simplePos="0" relativeHeight="251682304" behindDoc="0" locked="0" layoutInCell="1" allowOverlap="1">
            <wp:simplePos x="0" y="0"/>
            <wp:positionH relativeFrom="column">
              <wp:posOffset>-84455</wp:posOffset>
            </wp:positionH>
            <wp:positionV relativeFrom="paragraph">
              <wp:posOffset>66040</wp:posOffset>
            </wp:positionV>
            <wp:extent cx="3286125" cy="4090670"/>
            <wp:effectExtent l="19050" t="0" r="9525" b="0"/>
            <wp:wrapTopAndBottom/>
            <wp:docPr id="15" name="Picture 14" descr="Individual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vidualPlots.png"/>
                    <pic:cNvPicPr/>
                  </pic:nvPicPr>
                  <pic:blipFill>
                    <a:blip r:embed="rId22"/>
                    <a:stretch>
                      <a:fillRect/>
                    </a:stretch>
                  </pic:blipFill>
                  <pic:spPr>
                    <a:xfrm>
                      <a:off x="0" y="0"/>
                      <a:ext cx="3286125" cy="4090670"/>
                    </a:xfrm>
                    <a:prstGeom prst="rect">
                      <a:avLst/>
                    </a:prstGeom>
                  </pic:spPr>
                </pic:pic>
              </a:graphicData>
            </a:graphic>
          </wp:anchor>
        </w:drawing>
      </w:r>
      <w:r w:rsidR="00DA01E7">
        <w:t>Table 1 summarizes the variance of an average user’s gaze on each trial, in terms of the gaze’s horizontal comp</w:t>
      </w:r>
      <w:r w:rsidR="00DA01E7">
        <w:t>o</w:t>
      </w:r>
      <w:r w:rsidR="00DA01E7">
        <w:t>nent, vertical component and their combination. The lar</w:t>
      </w:r>
      <w:r w:rsidR="00DA01E7">
        <w:t>g</w:t>
      </w:r>
      <w:r w:rsidR="00DA01E7">
        <w:t>est variance during movement is in the vertical component of the user’s gaze. In addtion, forward-backward movement introduces the most overallvariance in gaze measurements, although this varies across individuals</w:t>
      </w:r>
      <w:r w:rsidR="00DA01E7" w:rsidDel="00F83BEE">
        <w:t xml:space="preserve"> </w:t>
      </w:r>
      <w:r w:rsidR="00DA01E7">
        <w:t>This data is taken to indicate that drifts occur most often during forward-backward walking and in a way that particularly affects the vertical component of our gaze data.</w:t>
      </w:r>
    </w:p>
    <w:tbl>
      <w:tblPr>
        <w:tblStyle w:val="TableGrid"/>
        <w:tblW w:w="0" w:type="auto"/>
        <w:tblLook w:val="04A0"/>
      </w:tblPr>
      <w:tblGrid>
        <w:gridCol w:w="1350"/>
        <w:gridCol w:w="1350"/>
        <w:gridCol w:w="1350"/>
        <w:gridCol w:w="1350"/>
      </w:tblGrid>
      <w:tr w:rsidR="0008260C" w:rsidTr="007D045B">
        <w:tc>
          <w:tcPr>
            <w:tcW w:w="1350" w:type="dxa"/>
          </w:tcPr>
          <w:p w:rsidR="0008260C" w:rsidRDefault="0008260C" w:rsidP="0008260C">
            <w:pPr>
              <w:pStyle w:val="jovTable"/>
            </w:pPr>
          </w:p>
        </w:tc>
        <w:tc>
          <w:tcPr>
            <w:tcW w:w="1350" w:type="dxa"/>
          </w:tcPr>
          <w:p w:rsidR="0008260C" w:rsidRDefault="0008260C" w:rsidP="0008260C">
            <w:pPr>
              <w:pStyle w:val="jovTable"/>
              <w:jc w:val="center"/>
            </w:pPr>
            <w:r w:rsidRPr="00CB6DF2">
              <w:t>Horizontal</w:t>
            </w:r>
          </w:p>
        </w:tc>
        <w:tc>
          <w:tcPr>
            <w:tcW w:w="1350" w:type="dxa"/>
          </w:tcPr>
          <w:p w:rsidR="0008260C" w:rsidRDefault="0008260C" w:rsidP="0008260C">
            <w:pPr>
              <w:pStyle w:val="jovTable"/>
              <w:jc w:val="center"/>
            </w:pPr>
            <w:r w:rsidRPr="00CB6DF2">
              <w:t>Vertical</w:t>
            </w:r>
          </w:p>
        </w:tc>
        <w:tc>
          <w:tcPr>
            <w:tcW w:w="1350" w:type="dxa"/>
          </w:tcPr>
          <w:p w:rsidR="0008260C" w:rsidRDefault="0008260C" w:rsidP="0008260C">
            <w:pPr>
              <w:pStyle w:val="jovTable"/>
              <w:jc w:val="center"/>
            </w:pPr>
            <w:r w:rsidRPr="00CB6DF2">
              <w:t>Combined</w:t>
            </w:r>
          </w:p>
        </w:tc>
      </w:tr>
      <w:tr w:rsidR="0008260C" w:rsidTr="007D045B">
        <w:tc>
          <w:tcPr>
            <w:tcW w:w="1350" w:type="dxa"/>
          </w:tcPr>
          <w:p w:rsidR="0008260C" w:rsidRDefault="0008260C" w:rsidP="0008260C">
            <w:pPr>
              <w:pStyle w:val="jovTable"/>
            </w:pPr>
            <w:r w:rsidRPr="00CB6DF2">
              <w:t>Standing Still</w:t>
            </w:r>
          </w:p>
        </w:tc>
        <w:tc>
          <w:tcPr>
            <w:tcW w:w="1350" w:type="dxa"/>
          </w:tcPr>
          <w:p w:rsidR="0008260C" w:rsidRDefault="0008260C" w:rsidP="0008260C">
            <w:pPr>
              <w:pStyle w:val="jovTable"/>
              <w:jc w:val="center"/>
            </w:pPr>
            <w:r>
              <w:t xml:space="preserve">0.30 </w:t>
            </w:r>
            <w:r>
              <w:br/>
              <w:t>(0.01)</w:t>
            </w:r>
          </w:p>
        </w:tc>
        <w:tc>
          <w:tcPr>
            <w:tcW w:w="1350" w:type="dxa"/>
          </w:tcPr>
          <w:p w:rsidR="0008260C" w:rsidRDefault="0008260C" w:rsidP="0008260C">
            <w:pPr>
              <w:pStyle w:val="jovTable"/>
              <w:jc w:val="center"/>
            </w:pPr>
            <w:r>
              <w:t>0.57</w:t>
            </w:r>
            <w:r>
              <w:br/>
              <w:t>0.41</w:t>
            </w:r>
          </w:p>
        </w:tc>
        <w:tc>
          <w:tcPr>
            <w:tcW w:w="1350" w:type="dxa"/>
          </w:tcPr>
          <w:p w:rsidR="0008260C" w:rsidRDefault="0008260C" w:rsidP="0008260C">
            <w:pPr>
              <w:pStyle w:val="jovTable"/>
              <w:jc w:val="center"/>
            </w:pPr>
            <w:r w:rsidRPr="00CB6DF2">
              <w:t>0.</w:t>
            </w:r>
            <w:r>
              <w:t>53°</w:t>
            </w:r>
          </w:p>
          <w:p w:rsidR="0008260C" w:rsidRDefault="0008260C" w:rsidP="0008260C">
            <w:pPr>
              <w:pStyle w:val="jovTable"/>
              <w:jc w:val="center"/>
            </w:pPr>
            <w:r>
              <w:t>(0.41)</w:t>
            </w:r>
          </w:p>
        </w:tc>
      </w:tr>
      <w:tr w:rsidR="0008260C" w:rsidTr="007D045B">
        <w:tc>
          <w:tcPr>
            <w:tcW w:w="1350" w:type="dxa"/>
          </w:tcPr>
          <w:p w:rsidR="0008260C" w:rsidRDefault="0008260C" w:rsidP="0008260C">
            <w:pPr>
              <w:pStyle w:val="jovTable"/>
            </w:pPr>
            <w:r w:rsidRPr="00CB6DF2">
              <w:t>Forward-Backward</w:t>
            </w:r>
          </w:p>
        </w:tc>
        <w:tc>
          <w:tcPr>
            <w:tcW w:w="1350" w:type="dxa"/>
          </w:tcPr>
          <w:p w:rsidR="0008260C" w:rsidRDefault="0008260C" w:rsidP="0008260C">
            <w:pPr>
              <w:pStyle w:val="jovTable"/>
              <w:jc w:val="center"/>
            </w:pPr>
            <w:r>
              <w:t xml:space="preserve">1.10 </w:t>
            </w:r>
            <w:r>
              <w:br/>
              <w:t>(0.13)</w:t>
            </w:r>
          </w:p>
        </w:tc>
        <w:tc>
          <w:tcPr>
            <w:tcW w:w="1350" w:type="dxa"/>
          </w:tcPr>
          <w:p w:rsidR="0008260C" w:rsidRDefault="0008260C" w:rsidP="0008260C">
            <w:pPr>
              <w:pStyle w:val="jovTable"/>
              <w:jc w:val="center"/>
            </w:pPr>
            <w:r>
              <w:t>2.01</w:t>
            </w:r>
            <w:r>
              <w:br/>
              <w:t>(10.32)</w:t>
            </w:r>
          </w:p>
        </w:tc>
        <w:tc>
          <w:tcPr>
            <w:tcW w:w="1350" w:type="dxa"/>
          </w:tcPr>
          <w:p w:rsidR="0008260C" w:rsidRDefault="0008260C" w:rsidP="0008260C">
            <w:pPr>
              <w:pStyle w:val="jovTable"/>
              <w:jc w:val="center"/>
            </w:pPr>
            <w:r>
              <w:t>2.03°</w:t>
            </w:r>
            <w:r>
              <w:br/>
              <w:t>(10.65)</w:t>
            </w:r>
          </w:p>
        </w:tc>
      </w:tr>
      <w:tr w:rsidR="0008260C" w:rsidTr="007D045B">
        <w:tc>
          <w:tcPr>
            <w:tcW w:w="1350" w:type="dxa"/>
          </w:tcPr>
          <w:p w:rsidR="0008260C" w:rsidRDefault="0008260C" w:rsidP="0008260C">
            <w:pPr>
              <w:pStyle w:val="jovTable"/>
            </w:pPr>
            <w:r w:rsidRPr="00CB6DF2">
              <w:t>Left-Right</w:t>
            </w:r>
          </w:p>
        </w:tc>
        <w:tc>
          <w:tcPr>
            <w:tcW w:w="1350" w:type="dxa"/>
          </w:tcPr>
          <w:p w:rsidR="0008260C" w:rsidRDefault="0008260C" w:rsidP="0008260C">
            <w:pPr>
              <w:pStyle w:val="jovTable"/>
              <w:jc w:val="center"/>
            </w:pPr>
            <w:r>
              <w:t xml:space="preserve">1.09 </w:t>
            </w:r>
            <w:r>
              <w:br/>
              <w:t>(0.13)</w:t>
            </w:r>
          </w:p>
        </w:tc>
        <w:tc>
          <w:tcPr>
            <w:tcW w:w="1350" w:type="dxa"/>
          </w:tcPr>
          <w:p w:rsidR="0008260C" w:rsidRDefault="0008260C" w:rsidP="0008260C">
            <w:pPr>
              <w:pStyle w:val="jovTable"/>
              <w:jc w:val="center"/>
            </w:pPr>
            <w:r>
              <w:t>1.21</w:t>
            </w:r>
          </w:p>
          <w:p w:rsidR="0008260C" w:rsidRDefault="0008260C" w:rsidP="0008260C">
            <w:pPr>
              <w:pStyle w:val="jovTable"/>
              <w:jc w:val="center"/>
            </w:pPr>
            <w:r>
              <w:t>(0.59)</w:t>
            </w:r>
          </w:p>
        </w:tc>
        <w:tc>
          <w:tcPr>
            <w:tcW w:w="1350" w:type="dxa"/>
          </w:tcPr>
          <w:p w:rsidR="0008260C" w:rsidRDefault="0008260C" w:rsidP="0008260C">
            <w:pPr>
              <w:pStyle w:val="jovTable"/>
              <w:jc w:val="center"/>
            </w:pPr>
            <w:r>
              <w:t>1.06°</w:t>
            </w:r>
            <w:r>
              <w:br/>
              <w:t>(0.32)</w:t>
            </w:r>
          </w:p>
        </w:tc>
      </w:tr>
    </w:tbl>
    <w:p w:rsidR="0008260C" w:rsidRPr="0008260C" w:rsidRDefault="0008260C" w:rsidP="0008260C">
      <w:pPr>
        <w:pStyle w:val="jovTableCaption"/>
      </w:pPr>
      <w:r w:rsidRPr="0008260C">
        <w:t xml:space="preserve">Table </w:t>
      </w:r>
      <w:fldSimple w:instr=" SEQ Table \* ARABIC ">
        <w:r w:rsidR="00A04838">
          <w:rPr>
            <w:noProof/>
          </w:rPr>
          <w:t>1</w:t>
        </w:r>
      </w:fldSimple>
      <w:r w:rsidRPr="0008260C">
        <w:t xml:space="preserve"> Average variance (individual variance in brackets) of the user’s gaze in terms of its horizontal, vertical and combined components, when fixating a single stimuli while standing still, walking left-right or forward-backward. </w:t>
      </w:r>
    </w:p>
    <w:p w:rsidR="00CB781C" w:rsidRDefault="00CB781C" w:rsidP="00CE519E">
      <w:pPr>
        <w:pStyle w:val="jovHeading2"/>
      </w:pPr>
      <w:r>
        <w:t>Calibration errors across display</w:t>
      </w:r>
    </w:p>
    <w:p w:rsidR="00CB781C" w:rsidRDefault="00CB781C" w:rsidP="00CB781C">
      <w:pPr>
        <w:pStyle w:val="jovBodyText"/>
      </w:pPr>
      <w:r>
        <w:t>A fundamental assumption in our computations of gaze is that the standard calibration, which is performed on only the central sub-region of the display and when the head is in a neutral straight-ahead orientation, can be gen</w:t>
      </w:r>
      <w:r>
        <w:t>e</w:t>
      </w:r>
      <w:r>
        <w:t>ralized to the rest of the display. In other words, we assume that our system calibration is valid regardless of head orie</w:t>
      </w:r>
      <w:r>
        <w:t>n</w:t>
      </w:r>
      <w:r>
        <w:t>tation. This is unlikely to be true, as head and body mov</w:t>
      </w:r>
      <w:r>
        <w:t>e</w:t>
      </w:r>
      <w:r>
        <w:t>ments are expected to displace the headgear. which will introduce errors to our measurements. In the first evalu</w:t>
      </w:r>
      <w:r>
        <w:t>a</w:t>
      </w:r>
      <w:r>
        <w:t>tion, we directly compared errors in the validation of our system calibration, across different head orientations.</w:t>
      </w:r>
    </w:p>
    <w:p w:rsidR="00CB781C" w:rsidRDefault="00375DCF" w:rsidP="00CB781C">
      <w:pPr>
        <w:pStyle w:val="jovBodyText"/>
      </w:pPr>
      <w:r>
        <w:rPr>
          <w:noProof/>
        </w:rPr>
        <w:pict>
          <v:shape id="_x0000_s1780" type="#_x0000_t202" style="position:absolute;left:0;text-align:left;margin-left:-279.95pt;margin-top:110.05pt;width:258.75pt;height:36pt;z-index:251684352" stroked="f">
            <v:textbox style="mso-fit-shape-to-text:t" inset="0,0,0,0">
              <w:txbxContent>
                <w:p w:rsidR="007811B1" w:rsidRPr="00945DC8" w:rsidRDefault="007811B1" w:rsidP="00E7607D">
                  <w:pPr>
                    <w:pStyle w:val="jovCaption"/>
                    <w:rPr>
                      <w:rFonts w:ascii="Goudy Old Style" w:hAnsi="Goudy Old Style"/>
                      <w:noProof/>
                    </w:rPr>
                  </w:pPr>
                  <w:bookmarkStart w:id="223" w:name="_Ref232848890"/>
                  <w:r>
                    <w:t xml:space="preserve">Figure </w:t>
                  </w:r>
                  <w:fldSimple w:instr=" SEQ Figure \* ARABIC ">
                    <w:r w:rsidR="00A04838">
                      <w:rPr>
                        <w:noProof/>
                      </w:rPr>
                      <w:t>6</w:t>
                    </w:r>
                  </w:fldSimple>
                  <w:bookmarkEnd w:id="223"/>
                  <w:r>
                    <w:t>. Gaze traces of the three participants are rank-ordered for the gaze variance (left to right).</w:t>
                  </w:r>
                </w:p>
              </w:txbxContent>
            </v:textbox>
            <w10:wrap type="topAndBottom"/>
          </v:shape>
        </w:pict>
      </w:r>
      <w:r w:rsidR="00CB781C">
        <w:t>Fifteen participants took part in this evaluation and were required to perform a standard calibration procedure (see Implementation) on each trial. There was one vari</w:t>
      </w:r>
      <w:r w:rsidR="00CB781C">
        <w:t>a</w:t>
      </w:r>
      <w:r w:rsidR="00CB781C">
        <w:t>tionn, however, and it was that the validation phase was now conducted twice; once with the head oriented in ne</w:t>
      </w:r>
      <w:r w:rsidR="00CB781C">
        <w:t>u</w:t>
      </w:r>
      <w:r w:rsidR="00CB781C">
        <w:t>tral position, as during calibration, and the second time, with the head oriented towards one of seventeen possible points. The calibration was performed on a series of fix</w:t>
      </w:r>
      <w:r w:rsidR="00CB781C">
        <w:t>a</w:t>
      </w:r>
      <w:r w:rsidR="00CB781C">
        <w:t>tion points taken from a 3 x 3 grid, with the dimensions of 40</w:t>
      </w:r>
      <w:r w:rsidR="00CB781C" w:rsidRPr="003143CB">
        <w:t>°</w:t>
      </w:r>
      <w:r w:rsidR="00CB781C">
        <w:t xml:space="preserve"> x 40</w:t>
      </w:r>
      <w:r w:rsidR="00CB781C" w:rsidRPr="003143CB">
        <w:t>°</w:t>
      </w:r>
      <w:r w:rsidR="00CB781C">
        <w:t xml:space="preserve"> in visual angles. The first validation of the calibr</w:t>
      </w:r>
      <w:r w:rsidR="00CB781C">
        <w:t>a</w:t>
      </w:r>
      <w:r w:rsidR="00CB781C">
        <w:t>tion was also performed with the head in a straight-ahead orientation, on fixation points which were drawn from a 3 x 3 grid, with the reduced dimensions of 30</w:t>
      </w:r>
      <w:r w:rsidR="00CB781C" w:rsidRPr="003143CB">
        <w:t>°</w:t>
      </w:r>
      <w:r w:rsidR="00CB781C">
        <w:t xml:space="preserve"> x 30</w:t>
      </w:r>
      <w:r w:rsidR="00CB781C" w:rsidRPr="003143CB">
        <w:t>°</w:t>
      </w:r>
      <w:r w:rsidR="00CB781C">
        <w:t>. If the mean and maximum validation errors did not exceed 2.5</w:t>
      </w:r>
      <w:r w:rsidR="00CB781C" w:rsidRPr="003143CB">
        <w:t>°</w:t>
      </w:r>
      <w:r w:rsidR="00CB781C">
        <w:t xml:space="preserve"> and 3.0</w:t>
      </w:r>
      <w:r w:rsidR="00CB781C" w:rsidRPr="003143CB">
        <w:t>°</w:t>
      </w:r>
      <w:r w:rsidR="00CB781C">
        <w:t xml:space="preserve"> respectively, a second validation was performed with the head oriented towards a new screen position. Each trial took about 1 min to complete.</w:t>
      </w:r>
    </w:p>
    <w:p w:rsidR="00CB781C" w:rsidRDefault="00CB781C" w:rsidP="00CB781C">
      <w:pPr>
        <w:pStyle w:val="jovBodyText"/>
      </w:pPr>
      <w:r>
        <w:t>A large blue dot was presented prior to each calibration and validation procedure to guide participants to each new head-to-screen orientation. The participants’ current head orientation to the screen was continuously displayed by a red dot, which had to be positioned within the blue dot before either the calibration or validation procedure was conducted. Seventeen different head positions were sa</w:t>
      </w:r>
      <w:r>
        <w:t>m</w:t>
      </w:r>
      <w:r>
        <w:t>pled for the second validation and these were evenly spaced points, in steps of 10</w:t>
      </w:r>
      <w:r w:rsidRPr="003143CB">
        <w:t>°</w:t>
      </w:r>
      <w:r>
        <w:t>, along the cardinal and their inte</w:t>
      </w:r>
      <w:r>
        <w:t>r</w:t>
      </w:r>
      <w:r>
        <w:t xml:space="preserve">mediate axes. </w:t>
      </w:r>
    </w:p>
    <w:p w:rsidR="00710028" w:rsidRDefault="00CB781C" w:rsidP="00710028">
      <w:pPr>
        <w:pStyle w:val="jovFigure"/>
      </w:pPr>
      <w:r>
        <w:rPr>
          <w:rStyle w:val="CommentReference"/>
        </w:rPr>
        <w:lastRenderedPageBreak/>
        <w:commentReference w:id="224"/>
      </w:r>
      <w:r w:rsidR="004F74B6">
        <w:rPr>
          <w:rFonts w:eastAsia="MS Mincho"/>
          <w:noProof/>
        </w:rPr>
        <w:drawing>
          <wp:inline distT="0" distB="0" distL="0" distR="0">
            <wp:extent cx="3295650" cy="2266950"/>
            <wp:effectExtent l="19050" t="0" r="0" b="0"/>
            <wp:docPr id="6" name="Picture 6" descr="vector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plots"/>
                    <pic:cNvPicPr>
                      <a:picLocks noChangeAspect="1" noChangeArrowheads="1"/>
                    </pic:cNvPicPr>
                  </pic:nvPicPr>
                  <pic:blipFill>
                    <a:blip r:embed="rId23"/>
                    <a:srcRect/>
                    <a:stretch>
                      <a:fillRect/>
                    </a:stretch>
                  </pic:blipFill>
                  <pic:spPr bwMode="auto">
                    <a:xfrm>
                      <a:off x="0" y="0"/>
                      <a:ext cx="3295650" cy="2266950"/>
                    </a:xfrm>
                    <a:prstGeom prst="rect">
                      <a:avLst/>
                    </a:prstGeom>
                    <a:noFill/>
                    <a:ln w="9525">
                      <a:noFill/>
                      <a:miter lim="800000"/>
                      <a:headEnd/>
                      <a:tailEnd/>
                    </a:ln>
                  </pic:spPr>
                </pic:pic>
              </a:graphicData>
            </a:graphic>
          </wp:inline>
        </w:drawing>
      </w:r>
    </w:p>
    <w:p w:rsidR="00CB781C" w:rsidRDefault="00375DCF" w:rsidP="00710028">
      <w:pPr>
        <w:pStyle w:val="jovCaption"/>
        <w:rPr>
          <w:rFonts w:eastAsia="MS Mincho"/>
        </w:rPr>
      </w:pPr>
      <w:r w:rsidRPr="00375DCF">
        <w:rPr>
          <w:noProof/>
        </w:rPr>
        <w:pict>
          <v:shape id="_x0000_s1760" type="#_x0000_t202" style="position:absolute;left:0;text-align:left;margin-left:281.35pt;margin-top:35.5pt;width:259.2pt;height:60pt;z-index:251665920" stroked="f">
            <v:textbox style="mso-next-textbox:#_x0000_s1760;mso-fit-shape-to-text:t" inset="0,0,0,0">
              <w:txbxContent>
                <w:p w:rsidR="007811B1" w:rsidRPr="004E3A60" w:rsidRDefault="007811B1" w:rsidP="00A246F7">
                  <w:pPr>
                    <w:pStyle w:val="jovCaption"/>
                    <w:rPr>
                      <w:rFonts w:ascii="Goudy Old Style" w:hAnsi="Goudy Old Style"/>
                      <w:noProof/>
                    </w:rPr>
                  </w:pPr>
                  <w:bookmarkStart w:id="225" w:name="_Ref222831797"/>
                  <w:bookmarkStart w:id="226" w:name="_Ref222831833"/>
                  <w:r>
                    <w:t xml:space="preserve">Figure </w:t>
                  </w:r>
                  <w:fldSimple w:instr=" SEQ Figure \* ARABIC ">
                    <w:r w:rsidR="00A04838">
                      <w:rPr>
                        <w:noProof/>
                      </w:rPr>
                      <w:t>7</w:t>
                    </w:r>
                  </w:fldSimple>
                  <w:bookmarkEnd w:id="225"/>
                  <w:bookmarkEnd w:id="226"/>
                  <w:r>
                    <w:t>.</w:t>
                  </w:r>
                  <w:ins w:id="227" w:author="Lewis L Chuang" w:date="2009-04-22T14:34:00Z">
                    <w:r>
                      <w:t xml:space="preserve"> </w:t>
                    </w:r>
                  </w:ins>
                  <w:r>
                    <w:t xml:space="preserve">The single-step gaze shifts of two participants, from a central fixation cross to an off-center visual probe (30 deg to the right), involves an eye and head movement. </w:t>
                  </w:r>
                  <w:r w:rsidRPr="00097F71">
                    <w:rPr>
                      <w:i/>
                    </w:rPr>
                    <w:t>Include a plot of other people’s data for comparison.</w:t>
                  </w:r>
                </w:p>
              </w:txbxContent>
            </v:textbox>
            <w10:wrap type="square"/>
          </v:shape>
        </w:pict>
      </w:r>
      <w:r w:rsidR="00710028">
        <w:t xml:space="preserve">Figure </w:t>
      </w:r>
      <w:fldSimple w:instr=" SEQ Figure \* ARABIC ">
        <w:r w:rsidR="00A04838">
          <w:rPr>
            <w:noProof/>
          </w:rPr>
          <w:t>8</w:t>
        </w:r>
      </w:fldSimple>
      <w:r w:rsidR="00710028">
        <w:t>: Comparison of the mean validation error</w:t>
      </w:r>
      <w:r w:rsidR="00E60586">
        <w:t>s</w:t>
      </w:r>
      <w:r w:rsidR="00710028">
        <w:t xml:space="preserve"> </w:t>
      </w:r>
      <w:r w:rsidR="00E60586">
        <w:t xml:space="preserve">associated with </w:t>
      </w:r>
      <w:r w:rsidR="00710028">
        <w:t>a head-eccentric position (blue) versus a head-centric pos</w:t>
      </w:r>
      <w:r w:rsidR="00710028">
        <w:t>i</w:t>
      </w:r>
      <w:r w:rsidR="00710028">
        <w:t>tion (red).</w:t>
      </w:r>
      <w:r w:rsidR="00E60586">
        <w:t xml:space="preserve"> Each line indicates the direction and magnitude of the validation error.</w:t>
      </w:r>
    </w:p>
    <w:p w:rsidR="00CB781C" w:rsidRDefault="00CB781C" w:rsidP="00CB781C">
      <w:pPr>
        <w:pStyle w:val="jovBodyText"/>
        <w:rPr>
          <w:rFonts w:eastAsia="MS Mincho"/>
        </w:rPr>
      </w:pPr>
      <w:r>
        <w:rPr>
          <w:rFonts w:eastAsia="MS Mincho"/>
        </w:rPr>
        <w:t>A mean drift error was derived for each validation pr</w:t>
      </w:r>
      <w:r>
        <w:rPr>
          <w:rFonts w:eastAsia="MS Mincho"/>
        </w:rPr>
        <w:t>o</w:t>
      </w:r>
      <w:r>
        <w:rPr>
          <w:rFonts w:eastAsia="MS Mincho"/>
        </w:rPr>
        <w:t>cedure, for each eye. Therefore, each participant produced seventeen drift errors for the head neutral validation, as well as its accompanying head off-center validation. Four data points exceeded 5° and occured simultaneously in both eyes. These treated as blinks and were excluded from from the analysis.</w:t>
      </w:r>
    </w:p>
    <w:p w:rsidR="00CB781C" w:rsidRDefault="00CB781C" w:rsidP="00CB781C">
      <w:pPr>
        <w:pStyle w:val="jovBodyText"/>
        <w:rPr>
          <w:rFonts w:eastAsia="MS Mincho"/>
        </w:rPr>
      </w:pPr>
      <w:r>
        <w:rPr>
          <w:rFonts w:eastAsia="MS Mincho"/>
        </w:rPr>
        <w:t>T</w:t>
      </w:r>
      <w:r w:rsidRPr="004152B3">
        <w:rPr>
          <w:rFonts w:eastAsia="MS Mincho"/>
        </w:rPr>
        <w:t>he standard calibration procedure, which is pe</w:t>
      </w:r>
      <w:r w:rsidRPr="004152B3">
        <w:rPr>
          <w:rFonts w:eastAsia="MS Mincho"/>
        </w:rPr>
        <w:t>r</w:t>
      </w:r>
      <w:r w:rsidRPr="004152B3">
        <w:rPr>
          <w:rFonts w:eastAsia="MS Mincho"/>
        </w:rPr>
        <w:t>formed and validated with a neutral head position, yields a me</w:t>
      </w:r>
      <w:r>
        <w:rPr>
          <w:rFonts w:eastAsia="MS Mincho"/>
        </w:rPr>
        <w:t>an</w:t>
      </w:r>
      <w:r w:rsidRPr="004152B3">
        <w:rPr>
          <w:rFonts w:eastAsia="MS Mincho"/>
        </w:rPr>
        <w:t xml:space="preserve"> validation error of </w:t>
      </w:r>
      <w:r>
        <w:rPr>
          <w:rFonts w:eastAsia="MS Mincho"/>
        </w:rPr>
        <w:t>0.70 (standard deviation = 0.22)</w:t>
      </w:r>
      <w:r w:rsidRPr="004152B3">
        <w:rPr>
          <w:rFonts w:eastAsia="MS Mincho"/>
        </w:rPr>
        <w:t>.</w:t>
      </w:r>
      <w:r>
        <w:rPr>
          <w:rFonts w:eastAsia="MS Mincho"/>
        </w:rPr>
        <w:t xml:space="preserve"> In contrast,</w:t>
      </w:r>
      <w:r w:rsidRPr="004152B3">
        <w:rPr>
          <w:rFonts w:eastAsia="MS Mincho"/>
        </w:rPr>
        <w:t xml:space="preserve"> </w:t>
      </w:r>
      <w:r>
        <w:rPr>
          <w:rFonts w:eastAsia="MS Mincho"/>
        </w:rPr>
        <w:t>the validation of the same calibration produces a mean error of 1.16 (standard deviation = 0.63) if pe</w:t>
      </w:r>
      <w:r>
        <w:rPr>
          <w:rFonts w:eastAsia="MS Mincho"/>
        </w:rPr>
        <w:t>r</w:t>
      </w:r>
      <w:r>
        <w:rPr>
          <w:rFonts w:eastAsia="MS Mincho"/>
        </w:rPr>
        <w:t>formed with an off-center head orientation. Individual pa</w:t>
      </w:r>
      <w:r>
        <w:rPr>
          <w:rFonts w:eastAsia="MS Mincho"/>
        </w:rPr>
        <w:t>r</w:t>
      </w:r>
      <w:r>
        <w:rPr>
          <w:rFonts w:eastAsia="MS Mincho"/>
        </w:rPr>
        <w:t>ticipant data are plotted in Figure ??. From this, it is seen that there is an increase in error when the head is not in a neutral position, for at least 8 participants.</w:t>
      </w:r>
    </w:p>
    <w:p w:rsidR="00CB781C" w:rsidRPr="004152B3" w:rsidRDefault="00CB781C" w:rsidP="00CB781C">
      <w:pPr>
        <w:pStyle w:val="jovBodyText"/>
        <w:rPr>
          <w:rFonts w:eastAsia="MS Mincho"/>
        </w:rPr>
      </w:pPr>
      <w:r w:rsidRPr="004152B3">
        <w:rPr>
          <w:rFonts w:eastAsia="MS Mincho"/>
        </w:rPr>
        <w:t>Typical eyetracking experiments conducted on natural scene viewing (e.g., ) often accept calibration with 0.5° to 0.75° of validation error.</w:t>
      </w:r>
    </w:p>
    <w:p w:rsidR="00CB781C" w:rsidRPr="00AD68DA" w:rsidRDefault="00CB781C" w:rsidP="00CB781C">
      <w:pPr>
        <w:pStyle w:val="jovBodyText"/>
        <w:rPr>
          <w:rFonts w:eastAsia="MS Mincho"/>
        </w:rPr>
      </w:pPr>
      <w:r w:rsidRPr="00AD68DA">
        <w:rPr>
          <w:rFonts w:eastAsia="MS Mincho"/>
        </w:rPr>
        <w:t>When validation of the calibration procedure is pe</w:t>
      </w:r>
      <w:r w:rsidRPr="00AD68DA">
        <w:rPr>
          <w:rFonts w:eastAsia="MS Mincho"/>
        </w:rPr>
        <w:t>r</w:t>
      </w:r>
      <w:r w:rsidRPr="00AD68DA">
        <w:rPr>
          <w:rFonts w:eastAsia="MS Mincho"/>
        </w:rPr>
        <w:t>formed with a change in head alignment, a systematic i</w:t>
      </w:r>
      <w:r w:rsidRPr="00AD68DA">
        <w:rPr>
          <w:rFonts w:eastAsia="MS Mincho"/>
        </w:rPr>
        <w:t>n</w:t>
      </w:r>
      <w:r w:rsidRPr="00AD68DA">
        <w:rPr>
          <w:rFonts w:eastAsia="MS Mincho"/>
        </w:rPr>
        <w:t>crease drift error occurs. The degree to which this occurs is individual dependent and is likely to result from mechan</w:t>
      </w:r>
      <w:r w:rsidRPr="00AD68DA">
        <w:rPr>
          <w:rFonts w:eastAsia="MS Mincho"/>
        </w:rPr>
        <w:t>i</w:t>
      </w:r>
      <w:r w:rsidRPr="00AD68DA">
        <w:rPr>
          <w:rFonts w:eastAsia="MS Mincho"/>
        </w:rPr>
        <w:t>cal slippage of the headgear. Inertia causes the head gear to be biased towards the center and hence, gaze measurements are shifted towards the middle of the display. There is a calculated gain of ?? error, for every vertical angular diffe</w:t>
      </w:r>
      <w:r w:rsidRPr="00AD68DA">
        <w:rPr>
          <w:rFonts w:eastAsia="MS Mincho"/>
        </w:rPr>
        <w:t>r</w:t>
      </w:r>
      <w:r w:rsidRPr="00AD68DA">
        <w:rPr>
          <w:rFonts w:eastAsia="MS Mincho"/>
        </w:rPr>
        <w:t>ence in head alignment to the center and ?? error for hor</w:t>
      </w:r>
      <w:r w:rsidRPr="00AD68DA">
        <w:rPr>
          <w:rFonts w:eastAsia="MS Mincho"/>
        </w:rPr>
        <w:t>i</w:t>
      </w:r>
      <w:r w:rsidRPr="00AD68DA">
        <w:rPr>
          <w:rFonts w:eastAsia="MS Mincho"/>
        </w:rPr>
        <w:t>zontal angular differences. These errors should be taken into account when analyzing data.</w:t>
      </w:r>
    </w:p>
    <w:p w:rsidR="005812CE" w:rsidRPr="003479DD" w:rsidRDefault="003479DD" w:rsidP="003479DD">
      <w:pPr>
        <w:pStyle w:val="jovHeading2"/>
      </w:pPr>
      <w:r>
        <w:t>A</w:t>
      </w:r>
      <w:r w:rsidR="00514FAB" w:rsidRPr="003479DD">
        <w:t>ccuracy in natural gaze measurements</w:t>
      </w:r>
    </w:p>
    <w:p w:rsidR="00A246F7" w:rsidRDefault="003479DD" w:rsidP="005B77E0">
      <w:pPr>
        <w:pStyle w:val="jovBodyText"/>
      </w:pPr>
      <w:r>
        <w:rPr>
          <w:noProof/>
        </w:rPr>
        <w:drawing>
          <wp:anchor distT="0" distB="0" distL="114300" distR="114300" simplePos="0" relativeHeight="251663872" behindDoc="0" locked="0" layoutInCell="1" allowOverlap="1">
            <wp:simplePos x="0" y="0"/>
            <wp:positionH relativeFrom="margin">
              <wp:posOffset>3488690</wp:posOffset>
            </wp:positionH>
            <wp:positionV relativeFrom="margin">
              <wp:posOffset>-2540</wp:posOffset>
            </wp:positionV>
            <wp:extent cx="3284220" cy="2753360"/>
            <wp:effectExtent l="19050" t="0" r="0" b="0"/>
            <wp:wrapSquare wrapText="bothSides"/>
            <wp:docPr id="17" name="Picture 16" descr="Gaze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zeShift.png"/>
                    <pic:cNvPicPr/>
                  </pic:nvPicPr>
                  <pic:blipFill>
                    <a:blip r:embed="rId24" cstate="print"/>
                    <a:stretch>
                      <a:fillRect/>
                    </a:stretch>
                  </pic:blipFill>
                  <pic:spPr>
                    <a:xfrm>
                      <a:off x="0" y="0"/>
                      <a:ext cx="3284220" cy="2753360"/>
                    </a:xfrm>
                    <a:prstGeom prst="rect">
                      <a:avLst/>
                    </a:prstGeom>
                  </pic:spPr>
                </pic:pic>
              </a:graphicData>
            </a:graphic>
          </wp:anchor>
        </w:drawing>
      </w:r>
      <w:r w:rsidR="00375DCF">
        <w:fldChar w:fldCharType="begin"/>
      </w:r>
      <w:r w:rsidR="00D4346D">
        <w:instrText xml:space="preserve"> REF _Ref222831833 \h </w:instrText>
      </w:r>
      <w:r w:rsidR="00375DCF">
        <w:fldChar w:fldCharType="separate"/>
      </w:r>
      <w:r w:rsidR="00A04838">
        <w:t xml:space="preserve">Figure </w:t>
      </w:r>
      <w:r w:rsidR="00A04838">
        <w:rPr>
          <w:noProof/>
        </w:rPr>
        <w:t>7</w:t>
      </w:r>
      <w:r w:rsidR="00375DCF">
        <w:fldChar w:fldCharType="end"/>
      </w:r>
      <w:r w:rsidR="00D4346D">
        <w:t xml:space="preserve"> illustrates how g</w:t>
      </w:r>
      <w:r w:rsidR="00770EB7">
        <w:t xml:space="preserve">aze </w:t>
      </w:r>
      <w:r w:rsidR="00D4346D">
        <w:t>movement</w:t>
      </w:r>
      <w:r w:rsidR="00770EB7">
        <w:t xml:space="preserve"> </w:t>
      </w:r>
      <w:r w:rsidR="00D4346D">
        <w:t>is a combin</w:t>
      </w:r>
      <w:r w:rsidR="00D4346D">
        <w:t>a</w:t>
      </w:r>
      <w:r w:rsidR="00D4346D">
        <w:t>tion</w:t>
      </w:r>
      <w:r w:rsidR="00770EB7">
        <w:t xml:space="preserve"> of eye and head movement. </w:t>
      </w:r>
      <w:r w:rsidR="00D4346D">
        <w:t xml:space="preserve">The magnitude of each component </w:t>
      </w:r>
      <w:r w:rsidR="00097F71">
        <w:t>is known to vary across individuals (</w:t>
      </w:r>
      <w:r w:rsidR="009A4553">
        <w:t>Fuller, 1999</w:t>
      </w:r>
      <w:r w:rsidR="00097F71">
        <w:t>) and we show the same here. We demonstrate the data obtained from our system is qualitatively comparable to the existing scleral search coil method.</w:t>
      </w:r>
    </w:p>
    <w:p w:rsidR="005B77E0" w:rsidRDefault="00514FAB" w:rsidP="003479DD">
      <w:pPr>
        <w:pStyle w:val="jovBodyText"/>
      </w:pPr>
      <w:r>
        <w:t xml:space="preserve">Finally, we </w:t>
      </w:r>
      <w:r w:rsidR="00D86398">
        <w:t xml:space="preserve">measured the variance </w:t>
      </w:r>
      <w:r w:rsidR="00A90A9B">
        <w:t xml:space="preserve">in our estimated </w:t>
      </w:r>
      <w:r w:rsidR="00D86398">
        <w:t>fix</w:t>
      </w:r>
      <w:r w:rsidR="00D86398">
        <w:t>a</w:t>
      </w:r>
      <w:r w:rsidR="00D86398">
        <w:t xml:space="preserve">tions </w:t>
      </w:r>
      <w:r w:rsidR="00A90A9B">
        <w:t xml:space="preserve">, resulting from </w:t>
      </w:r>
      <w:r w:rsidR="00D86398">
        <w:t xml:space="preserve">saccades of varying directions. </w:t>
      </w:r>
      <w:r w:rsidR="00A90A9B">
        <w:t>In</w:t>
      </w:r>
      <w:r w:rsidR="00E61D19">
        <w:t xml:space="preserve"> each trial</w:t>
      </w:r>
      <w:r w:rsidR="00A90A9B">
        <w:t xml:space="preserve">, participants first presented a fixation dot on the screen that they had to orient their heads towards as well as fixate. </w:t>
      </w:r>
      <w:r w:rsidR="00BB625D">
        <w:t xml:space="preserve">After 1000ms, </w:t>
      </w:r>
      <w:r w:rsidR="00A90A9B">
        <w:t>this fixation dot disappeared</w:t>
      </w:r>
      <w:r w:rsidR="00BB625D">
        <w:t xml:space="preserve"> and </w:t>
      </w:r>
      <w:r w:rsidR="00A90A9B">
        <w:t xml:space="preserve">a second dot appeared </w:t>
      </w:r>
      <w:r w:rsidR="005B77E0">
        <w:t xml:space="preserve">in the </w:t>
      </w:r>
      <w:r w:rsidR="000F1EAE">
        <w:t>center of the screen</w:t>
      </w:r>
      <w:r w:rsidR="005B77E0">
        <w:t xml:space="preserve">, which </w:t>
      </w:r>
      <w:r w:rsidR="00A90A9B">
        <w:t>they were required to shift their gaze towards.</w:t>
      </w:r>
      <w:r w:rsidR="005B77E0">
        <w:t xml:space="preserve"> </w:t>
      </w:r>
      <w:r w:rsidR="000F1EAE">
        <w:t>When performing this gaze shift, participants were instructed to either move their eyes only, or to reorient both their eyes and head to the new fixation cross in the screen center.</w:t>
      </w:r>
    </w:p>
    <w:p w:rsidR="005B77E0" w:rsidRDefault="00BB625D" w:rsidP="005B77E0">
      <w:pPr>
        <w:pStyle w:val="jovBodyText"/>
      </w:pPr>
      <w:r>
        <w:t xml:space="preserve">There were </w:t>
      </w:r>
      <w:r w:rsidR="000F1EAE">
        <w:t>eight</w:t>
      </w:r>
      <w:r w:rsidR="00A90A9B">
        <w:t xml:space="preserve"> </w:t>
      </w:r>
      <w:r>
        <w:t xml:space="preserve">possible </w:t>
      </w:r>
      <w:r w:rsidR="00A90A9B">
        <w:t xml:space="preserve">starting </w:t>
      </w:r>
      <w:r w:rsidR="00E61D19">
        <w:t>p</w:t>
      </w:r>
      <w:r w:rsidR="00A90A9B">
        <w:t xml:space="preserve">ositions </w:t>
      </w:r>
      <w:r>
        <w:t>drawn from the border of a</w:t>
      </w:r>
      <w:r w:rsidR="00A90A9B">
        <w:t xml:space="preserve"> 3</w:t>
      </w:r>
      <w:r w:rsidR="00230348">
        <w:t xml:space="preserve"> </w:t>
      </w:r>
      <w:r w:rsidR="00A90A9B">
        <w:t>x</w:t>
      </w:r>
      <w:r w:rsidR="00230348">
        <w:t xml:space="preserve"> </w:t>
      </w:r>
      <w:r w:rsidR="00A90A9B">
        <w:t>3 grid</w:t>
      </w:r>
      <w:r>
        <w:t>.</w:t>
      </w:r>
      <w:r w:rsidR="005B77E0">
        <w:t xml:space="preserve"> </w:t>
      </w:r>
      <w:r>
        <w:t>E</w:t>
      </w:r>
      <w:r w:rsidR="005B77E0">
        <w:t xml:space="preserve">ach position was </w:t>
      </w:r>
      <w:r>
        <w:t xml:space="preserve">used </w:t>
      </w:r>
      <w:r w:rsidR="000F1EAE">
        <w:t>four times</w:t>
      </w:r>
      <w:r>
        <w:t xml:space="preserve">, which </w:t>
      </w:r>
      <w:r w:rsidR="00B50F24">
        <w:t xml:space="preserve">resulted in a total of </w:t>
      </w:r>
      <w:r w:rsidR="000F1EAE">
        <w:t>32</w:t>
      </w:r>
      <w:r w:rsidR="00B50F24">
        <w:t xml:space="preserve"> trials; that is, 6 x 4 cardinal directions and 4 x 4 diagonal directions. Each </w:t>
      </w:r>
      <w:r w:rsidR="00E61D19">
        <w:t>p</w:t>
      </w:r>
      <w:r w:rsidR="00E61D19">
        <w:t>o</w:t>
      </w:r>
      <w:r w:rsidR="00E61D19">
        <w:t>si</w:t>
      </w:r>
      <w:r w:rsidR="00B50F24">
        <w:t>tion</w:t>
      </w:r>
      <w:r w:rsidR="00E61D19">
        <w:t xml:space="preserve"> </w:t>
      </w:r>
      <w:r w:rsidR="00B50F24">
        <w:t>was</w:t>
      </w:r>
      <w:r w:rsidR="00E61D19">
        <w:t xml:space="preserve"> separated from </w:t>
      </w:r>
      <w:r w:rsidR="00B50F24">
        <w:t xml:space="preserve">its nearest cardinal </w:t>
      </w:r>
      <w:r w:rsidR="00E61D19">
        <w:t>neighbo</w:t>
      </w:r>
      <w:r w:rsidR="00B50F24">
        <w:t>r</w:t>
      </w:r>
      <w:r w:rsidR="00E61D19">
        <w:t xml:space="preserve"> by 20° and from </w:t>
      </w:r>
      <w:r w:rsidR="00B50F24">
        <w:t xml:space="preserve">its </w:t>
      </w:r>
      <w:r w:rsidR="00E61D19">
        <w:t>diagonal neigh</w:t>
      </w:r>
      <w:r w:rsidR="00B50F24">
        <w:t>bor</w:t>
      </w:r>
      <w:r w:rsidR="00E61D19">
        <w:t xml:space="preserve"> by  28.3°</w:t>
      </w:r>
      <w:r w:rsidR="00B50F24">
        <w:t>.</w:t>
      </w:r>
    </w:p>
    <w:p w:rsidR="005B77E0" w:rsidRDefault="00B50F24" w:rsidP="005B77E0">
      <w:pPr>
        <w:pStyle w:val="jovBodyText"/>
      </w:pPr>
      <w:r>
        <w:t xml:space="preserve">This </w:t>
      </w:r>
      <w:r w:rsidRPr="00761E2E">
        <w:t>evaluation was conducted twice for each partic</w:t>
      </w:r>
      <w:r w:rsidRPr="00761E2E">
        <w:t>i</w:t>
      </w:r>
      <w:r w:rsidRPr="00761E2E">
        <w:t xml:space="preserve">pant. One set of trials required participants to maintain their original </w:t>
      </w:r>
      <w:r w:rsidR="00576AE7" w:rsidRPr="00761E2E">
        <w:t>head orientation (</w:t>
      </w:r>
      <w:r w:rsidR="00576AE7" w:rsidRPr="00761E2E">
        <w:rPr>
          <w:i/>
          <w:iCs/>
        </w:rPr>
        <w:t>head-moved</w:t>
      </w:r>
      <w:r w:rsidR="00576AE7" w:rsidRPr="00761E2E">
        <w:t xml:space="preserve">) </w:t>
      </w:r>
      <w:r w:rsidR="007C4E00" w:rsidRPr="00761E2E">
        <w:t>during gaze</w:t>
      </w:r>
      <w:r w:rsidR="007C4E00">
        <w:t xml:space="preserve"> shift </w:t>
      </w:r>
      <w:r w:rsidR="00576AE7">
        <w:t xml:space="preserve">and the other required participants to </w:t>
      </w:r>
      <w:r w:rsidR="007C4E00">
        <w:t>reorient their gaze and head to the new position</w:t>
      </w:r>
      <w:r w:rsidR="007C4E00" w:rsidRPr="00761E2E">
        <w:t xml:space="preserve"> </w:t>
      </w:r>
      <w:r w:rsidR="00576AE7" w:rsidRPr="00761E2E">
        <w:t>(</w:t>
      </w:r>
      <w:r w:rsidR="00576AE7" w:rsidRPr="00761E2E">
        <w:rPr>
          <w:i/>
          <w:iCs/>
        </w:rPr>
        <w:t>head-unmoved</w:t>
      </w:r>
      <w:r w:rsidR="00576AE7" w:rsidRPr="00761E2E">
        <w:t>)</w:t>
      </w:r>
      <w:r w:rsidR="007C4E00" w:rsidRPr="00761E2E">
        <w:t>.</w:t>
      </w:r>
      <w:r w:rsidR="00BB53FD">
        <w:t xml:space="preserve"> </w:t>
      </w:r>
    </w:p>
    <w:p w:rsidR="00A630CE" w:rsidRPr="000842DC" w:rsidRDefault="00782FFE" w:rsidP="00CD41B4">
      <w:pPr>
        <w:pStyle w:val="jovBodyText"/>
      </w:pPr>
      <w:r w:rsidRPr="00782FFE">
        <w:t xml:space="preserve">The findings from this evaluation is summarized in </w:t>
      </w:r>
      <w:fldSimple w:instr=" REF _Ref210142536 \h  \* MERGEFORMAT ">
        <w:r w:rsidR="00A04838">
          <w:t>T</w:t>
        </w:r>
        <w:r w:rsidR="00A04838">
          <w:t>a</w:t>
        </w:r>
        <w:r w:rsidR="00A04838">
          <w:t>ble 2</w:t>
        </w:r>
      </w:fldSimple>
      <w:r w:rsidRPr="00782FFE">
        <w:t>.</w:t>
      </w:r>
      <w:r>
        <w:t xml:space="preserve"> </w:t>
      </w:r>
      <w:r w:rsidR="00761E2E">
        <w:t xml:space="preserve">The mean error for </w:t>
      </w:r>
      <w:r w:rsidR="00761E2E" w:rsidRPr="00761E2E">
        <w:rPr>
          <w:i/>
        </w:rPr>
        <w:t>head-moved</w:t>
      </w:r>
      <w:r w:rsidR="00761E2E">
        <w:t xml:space="preserve"> and </w:t>
      </w:r>
      <w:r w:rsidR="00761E2E" w:rsidRPr="00761E2E">
        <w:rPr>
          <w:i/>
        </w:rPr>
        <w:t>head-unmoved</w:t>
      </w:r>
      <w:r w:rsidR="00761E2E">
        <w:t xml:space="preserve"> were 1.23</w:t>
      </w:r>
      <w:r w:rsidR="00F64D4C">
        <w:t>°</w:t>
      </w:r>
      <w:r w:rsidR="00761E2E">
        <w:t xml:space="preserve"> </w:t>
      </w:r>
      <w:r w:rsidR="00F64D4C">
        <w:t xml:space="preserve">and </w:t>
      </w:r>
      <w:r w:rsidR="00920C87">
        <w:t xml:space="preserve">1.88° </w:t>
      </w:r>
      <w:r w:rsidR="00761E2E">
        <w:t xml:space="preserve">respectively. </w:t>
      </w:r>
      <w:r w:rsidR="00155A00">
        <w:t xml:space="preserve">A paired t-test reveals that </w:t>
      </w:r>
      <w:r w:rsidR="00D75E40">
        <w:t xml:space="preserve">the </w:t>
      </w:r>
      <w:r w:rsidR="00155A00" w:rsidRPr="00155A00">
        <w:rPr>
          <w:i/>
        </w:rPr>
        <w:t>head-unmoved</w:t>
      </w:r>
      <w:r w:rsidR="00155A00">
        <w:t xml:space="preserve"> </w:t>
      </w:r>
      <w:r w:rsidR="00D75E40">
        <w:t xml:space="preserve">condition results in overall errors that are (marginally) significantly larger </w:t>
      </w:r>
      <w:r w:rsidR="00155A00">
        <w:t xml:space="preserve">than </w:t>
      </w:r>
      <w:r w:rsidR="00D75E40">
        <w:t xml:space="preserve">the </w:t>
      </w:r>
      <w:r w:rsidR="00155A00">
        <w:rPr>
          <w:i/>
        </w:rPr>
        <w:t xml:space="preserve">head-moved </w:t>
      </w:r>
      <w:r w:rsidR="00155A00" w:rsidRPr="00155A00">
        <w:t>cond</w:t>
      </w:r>
      <w:r w:rsidR="00155A00" w:rsidRPr="00155A00">
        <w:t>i</w:t>
      </w:r>
      <w:r w:rsidR="00D75E40">
        <w:t>tion</w:t>
      </w:r>
      <w:r w:rsidR="00155A00">
        <w:t xml:space="preserve"> (t(6)=2.09, p&lt;0.0</w:t>
      </w:r>
      <w:r w:rsidR="00D75E40">
        <w:t>8</w:t>
      </w:r>
      <w:r w:rsidR="00155A00">
        <w:t>)</w:t>
      </w:r>
      <w:r w:rsidR="00D75E40">
        <w:t>. There was no noticeable trend in t</w:t>
      </w:r>
      <w:r w:rsidR="00BA07AA">
        <w:t>he accumulation of error</w:t>
      </w:r>
      <w:r w:rsidR="00D75E40">
        <w:t xml:space="preserve"> across trials for either conditions</w:t>
      </w:r>
      <w:r w:rsidR="000729EA">
        <w:t xml:space="preserve">. </w:t>
      </w:r>
    </w:p>
    <w:p w:rsidR="00AF235D" w:rsidRDefault="007811B1">
      <w:pPr>
        <w:pStyle w:val="jovBodyText"/>
        <w:spacing w:before="240"/>
      </w:pPr>
      <w:ins w:id="228" w:author="Lewis L Chuang" w:date="2009-06-15T17:23:00Z">
        <w:r>
          <w:rPr>
            <w:noProof/>
            <w:rPrChange w:id="229" w:author="Unknown">
              <w:rPr>
                <w:rFonts w:ascii="Times" w:hAnsi="Times"/>
                <w:noProof/>
              </w:rPr>
            </w:rPrChange>
          </w:rPr>
          <w:lastRenderedPageBreak/>
          <w:drawing>
            <wp:anchor distT="0" distB="0" distL="114300" distR="114300" simplePos="0" relativeHeight="251656704" behindDoc="0" locked="0" layoutInCell="1" allowOverlap="0">
              <wp:simplePos x="0" y="0"/>
              <wp:positionH relativeFrom="column">
                <wp:posOffset>-50800</wp:posOffset>
              </wp:positionH>
              <wp:positionV relativeFrom="paragraph">
                <wp:posOffset>77470</wp:posOffset>
              </wp:positionV>
              <wp:extent cx="3100705" cy="4243705"/>
              <wp:effectExtent l="19050" t="0" r="4445" b="0"/>
              <wp:wrapSquare wrapText="bothSides"/>
              <wp:docPr id="367" name="Picture 2" desc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
                      <pic:cNvPicPr>
                        <a:picLocks noChangeAspect="1" noChangeArrowheads="1"/>
                      </pic:cNvPicPr>
                    </pic:nvPicPr>
                    <pic:blipFill>
                      <a:blip r:embed="rId25" cstate="print"/>
                      <a:srcRect/>
                      <a:stretch>
                        <a:fillRect/>
                      </a:stretch>
                    </pic:blipFill>
                    <pic:spPr bwMode="auto">
                      <a:xfrm>
                        <a:off x="0" y="0"/>
                        <a:ext cx="3100705" cy="4243705"/>
                      </a:xfrm>
                      <a:prstGeom prst="rect">
                        <a:avLst/>
                      </a:prstGeom>
                      <a:noFill/>
                      <a:ln w="9525">
                        <a:noFill/>
                        <a:miter lim="800000"/>
                        <a:headEnd/>
                        <a:tailEnd/>
                      </a:ln>
                    </pic:spPr>
                  </pic:pic>
                </a:graphicData>
              </a:graphic>
            </wp:anchor>
          </w:drawing>
        </w:r>
      </w:ins>
      <w:r w:rsidR="00375DCF">
        <w:rPr>
          <w:noProof/>
        </w:rPr>
        <w:pict>
          <v:shape id="_x0000_s1759" type="#_x0000_t202" style="position:absolute;left:0;text-align:left;margin-left:.15pt;margin-top:35.1pt;width:244.2pt;height:36pt;z-index:251662848;mso-position-horizontal-relative:text;mso-position-vertical-relative:text" stroked="f">
            <v:textbox style="mso-next-textbox:#_x0000_s1759;mso-fit-shape-to-text:t" inset="0,0,0,0">
              <w:txbxContent>
                <w:p w:rsidR="007811B1" w:rsidRPr="002537A4" w:rsidRDefault="007811B1" w:rsidP="00CD41B4">
                  <w:pPr>
                    <w:pStyle w:val="jovCaption"/>
                    <w:rPr>
                      <w:ins w:id="230" w:author="Lewis L Chuang" w:date="2009-02-19T11:44:00Z"/>
                      <w:rFonts w:ascii="Goudy Old Style" w:hAnsi="Goudy Old Style"/>
                      <w:noProof/>
                    </w:rPr>
                  </w:pPr>
                  <w:ins w:id="231" w:author="Lewis L Chuang" w:date="2009-02-19T11:44:00Z">
                    <w:r>
                      <w:t xml:space="preserve">Figure </w:t>
                    </w:r>
                    <w:r>
                      <w:fldChar w:fldCharType="begin"/>
                    </w:r>
                    <w:r>
                      <w:instrText xml:space="preserve"> SEQ Figure \* ARABIC </w:instrText>
                    </w:r>
                    <w:r>
                      <w:fldChar w:fldCharType="separate"/>
                    </w:r>
                  </w:ins>
                  <w:r w:rsidR="00A04838">
                    <w:rPr>
                      <w:noProof/>
                    </w:rPr>
                    <w:t>9</w:t>
                  </w:r>
                  <w:ins w:id="232" w:author="Lewis L Chuang" w:date="2009-02-19T11:44:00Z">
                    <w:r>
                      <w:fldChar w:fldCharType="end"/>
                    </w:r>
                    <w:r>
                      <w:t>. Screen positions of starting head orientations and their associated mean errors when reorienting to the center.</w:t>
                    </w:r>
                  </w:ins>
                </w:p>
              </w:txbxContent>
            </v:textbox>
            <w10:wrap type="square"/>
          </v:shape>
        </w:pict>
      </w:r>
    </w:p>
    <w:p w:rsidR="00AF235D" w:rsidRDefault="00375DCF">
      <w:pPr>
        <w:pStyle w:val="jovBodyText"/>
        <w:spacing w:before="240"/>
      </w:pPr>
      <w:del w:id="233" w:author="Lewis L Chuang" w:date="2009-06-15T17:23:00Z">
        <w:r>
          <w:rPr>
            <w:noProof/>
          </w:rPr>
          <w:pict>
            <v:shape id="_x0000_s1390" type="#_x0000_t202" style="position:absolute;left:0;text-align:left;margin-left:.15pt;margin-top:35.1pt;width:244.2pt;height:36pt;z-index:251657728" stroked="f">
              <v:textbox style="mso-next-textbox:#_x0000_s1390;mso-fit-shape-to-text:t" inset="0,0,0,0">
                <w:txbxContent>
                  <w:p w:rsidR="007811B1" w:rsidRPr="002537A4" w:rsidRDefault="007811B1" w:rsidP="00CD41B4">
                    <w:pPr>
                      <w:pStyle w:val="jovCaption"/>
                      <w:rPr>
                        <w:ins w:id="234" w:author="Lewis L Chuang" w:date="2009-02-19T11:44:00Z"/>
                        <w:rFonts w:ascii="Goudy Old Style" w:hAnsi="Goudy Old Style"/>
                        <w:noProof/>
                      </w:rPr>
                    </w:pPr>
                    <w:ins w:id="235" w:author="Lewis L Chuang" w:date="2009-02-19T11:44:00Z">
                      <w:r>
                        <w:t xml:space="preserve">Figure </w:t>
                      </w:r>
                      <w:r>
                        <w:fldChar w:fldCharType="begin"/>
                      </w:r>
                      <w:r>
                        <w:instrText xml:space="preserve"> SEQ Figure \* ARABIC </w:instrText>
                      </w:r>
                      <w:r>
                        <w:fldChar w:fldCharType="separate"/>
                      </w:r>
                    </w:ins>
                    <w:r w:rsidR="00A04838">
                      <w:rPr>
                        <w:noProof/>
                      </w:rPr>
                      <w:t>10</w:t>
                    </w:r>
                    <w:ins w:id="236" w:author="Lewis L Chuang" w:date="2009-02-19T11:44:00Z">
                      <w:r>
                        <w:fldChar w:fldCharType="end"/>
                      </w:r>
                      <w:r>
                        <w:t>. Screen positions of starting head orientations and their associated mean errors when reorienting to the center.</w:t>
                      </w:r>
                    </w:ins>
                  </w:p>
                </w:txbxContent>
              </v:textbox>
              <w10:wrap type="square"/>
            </v:shape>
          </w:pict>
        </w:r>
      </w:del>
    </w:p>
    <w:tbl>
      <w:tblPr>
        <w:tblW w:w="3900" w:type="dxa"/>
        <w:jc w:val="center"/>
        <w:tblLayout w:type="fixed"/>
        <w:tblCellMar>
          <w:left w:w="30" w:type="dxa"/>
          <w:right w:w="30" w:type="dxa"/>
        </w:tblCellMar>
        <w:tblLook w:val="0000"/>
      </w:tblPr>
      <w:tblGrid>
        <w:gridCol w:w="1300"/>
        <w:gridCol w:w="1300"/>
        <w:gridCol w:w="1300"/>
      </w:tblGrid>
      <w:tr w:rsidR="000A7101" w:rsidTr="000A7101">
        <w:trPr>
          <w:trHeight w:val="260"/>
          <w:jc w:val="center"/>
        </w:trPr>
        <w:tc>
          <w:tcPr>
            <w:tcW w:w="1300" w:type="dxa"/>
            <w:tcBorders>
              <w:top w:val="single" w:sz="6" w:space="0" w:color="auto"/>
              <w:left w:val="nil"/>
              <w:bottom w:val="single" w:sz="6" w:space="0" w:color="auto"/>
              <w:right w:val="nil"/>
            </w:tcBorders>
          </w:tcPr>
          <w:p w:rsidR="000A7101" w:rsidRDefault="000A7101" w:rsidP="007C4E00">
            <w:pPr>
              <w:pStyle w:val="jovTable"/>
            </w:pPr>
            <w:commentRangeStart w:id="237"/>
            <w:r>
              <w:lastRenderedPageBreak/>
              <w:t>Saccade</w:t>
            </w:r>
            <w:r>
              <w:br/>
              <w:t xml:space="preserve">Direction </w:t>
            </w:r>
          </w:p>
        </w:tc>
        <w:tc>
          <w:tcPr>
            <w:tcW w:w="1300" w:type="dxa"/>
            <w:tcBorders>
              <w:top w:val="single" w:sz="6" w:space="0" w:color="auto"/>
              <w:left w:val="nil"/>
              <w:bottom w:val="single" w:sz="6" w:space="0" w:color="auto"/>
              <w:right w:val="nil"/>
            </w:tcBorders>
          </w:tcPr>
          <w:p w:rsidR="000A7101" w:rsidRDefault="000A7101" w:rsidP="0066610F">
            <w:pPr>
              <w:pStyle w:val="jovTable"/>
            </w:pPr>
            <w:r>
              <w:t>Head</w:t>
            </w:r>
          </w:p>
          <w:p w:rsidR="000A7101" w:rsidRDefault="000A7101" w:rsidP="0066610F">
            <w:pPr>
              <w:pStyle w:val="jovTable"/>
            </w:pPr>
            <w:r>
              <w:t>unmoved</w:t>
            </w:r>
          </w:p>
        </w:tc>
        <w:tc>
          <w:tcPr>
            <w:tcW w:w="1300" w:type="dxa"/>
            <w:tcBorders>
              <w:top w:val="single" w:sz="6" w:space="0" w:color="auto"/>
              <w:left w:val="nil"/>
              <w:bottom w:val="single" w:sz="6" w:space="0" w:color="auto"/>
              <w:right w:val="nil"/>
            </w:tcBorders>
          </w:tcPr>
          <w:p w:rsidR="000A7101" w:rsidRDefault="000A7101" w:rsidP="007C4E00">
            <w:pPr>
              <w:pStyle w:val="jovTable"/>
            </w:pPr>
            <w:r>
              <w:t>Head</w:t>
            </w:r>
          </w:p>
          <w:p w:rsidR="000A7101" w:rsidRDefault="000A7101" w:rsidP="007C4E00">
            <w:pPr>
              <w:pStyle w:val="jovTable"/>
            </w:pPr>
            <w:r>
              <w:t>moved</w:t>
            </w:r>
          </w:p>
        </w:tc>
      </w:tr>
      <w:tr w:rsidR="000A7101" w:rsidTr="000A7101">
        <w:trPr>
          <w:trHeight w:val="260"/>
          <w:jc w:val="center"/>
        </w:trPr>
        <w:tc>
          <w:tcPr>
            <w:tcW w:w="1300" w:type="dxa"/>
            <w:tcBorders>
              <w:top w:val="single" w:sz="6" w:space="0" w:color="auto"/>
              <w:left w:val="nil"/>
              <w:bottom w:val="nil"/>
              <w:right w:val="nil"/>
            </w:tcBorders>
          </w:tcPr>
          <w:p w:rsidR="000A7101" w:rsidRDefault="001B7BE2" w:rsidP="007C4E00">
            <w:pPr>
              <w:pStyle w:val="jovTable"/>
            </w:pPr>
            <w:r>
              <w:t xml:space="preserve">(5) </w:t>
            </w:r>
            <w:r w:rsidR="000A7101">
              <w:t xml:space="preserve">20° </w:t>
            </w:r>
            <w:r w:rsidR="007D5A82" w:rsidRPr="007D5A82">
              <w:rPr>
                <w:rFonts w:ascii="Times New Roman" w:hAnsi="Times New Roman"/>
              </w:rPr>
              <w:t>↑</w:t>
            </w:r>
          </w:p>
        </w:tc>
        <w:tc>
          <w:tcPr>
            <w:tcW w:w="1300" w:type="dxa"/>
            <w:tcBorders>
              <w:top w:val="single" w:sz="6" w:space="0" w:color="auto"/>
              <w:left w:val="nil"/>
              <w:bottom w:val="nil"/>
              <w:right w:val="nil"/>
            </w:tcBorders>
          </w:tcPr>
          <w:p w:rsidR="000A7101" w:rsidRDefault="001B7BE2" w:rsidP="001B7BE2">
            <w:pPr>
              <w:pStyle w:val="jovTable"/>
              <w:rPr>
                <w:color w:val="auto"/>
              </w:rPr>
            </w:pPr>
            <w:r w:rsidRPr="005E6D26">
              <w:rPr>
                <w:color w:val="auto"/>
              </w:rPr>
              <w:t xml:space="preserve">1.59 </w:t>
            </w:r>
            <w:r w:rsidR="000A7101" w:rsidRPr="005E6D26">
              <w:rPr>
                <w:color w:val="auto"/>
              </w:rPr>
              <w:t>(</w:t>
            </w:r>
            <w:r w:rsidRPr="005E6D26">
              <w:rPr>
                <w:color w:val="auto"/>
              </w:rPr>
              <w:t>0.85</w:t>
            </w:r>
            <w:r w:rsidR="000A7101" w:rsidRPr="005E6D26">
              <w:rPr>
                <w:color w:val="auto"/>
              </w:rPr>
              <w:t>)</w:t>
            </w:r>
          </w:p>
          <w:p w:rsidR="005E6D26" w:rsidRPr="005E6D26" w:rsidRDefault="005E6D26" w:rsidP="001B7BE2">
            <w:pPr>
              <w:pStyle w:val="jovTable"/>
              <w:rPr>
                <w:color w:val="auto"/>
              </w:rPr>
            </w:pPr>
            <w:r>
              <w:rPr>
                <w:color w:val="auto"/>
              </w:rPr>
              <w:t>[-0.06, 0.01]</w:t>
            </w:r>
          </w:p>
        </w:tc>
        <w:tc>
          <w:tcPr>
            <w:tcW w:w="1300" w:type="dxa"/>
            <w:tcBorders>
              <w:top w:val="single" w:sz="6" w:space="0" w:color="auto"/>
              <w:left w:val="nil"/>
              <w:bottom w:val="nil"/>
              <w:right w:val="nil"/>
            </w:tcBorders>
          </w:tcPr>
          <w:p w:rsidR="000A7101" w:rsidRDefault="005E6D26" w:rsidP="000A7101">
            <w:pPr>
              <w:pStyle w:val="jovTable"/>
              <w:rPr>
                <w:color w:val="auto"/>
              </w:rPr>
            </w:pPr>
            <w:r w:rsidRPr="005E6D26">
              <w:rPr>
                <w:color w:val="auto"/>
              </w:rPr>
              <w:t>1.48 (0.68)</w:t>
            </w:r>
          </w:p>
          <w:p w:rsidR="005E6D26" w:rsidRPr="005E6D26" w:rsidRDefault="005E6D26" w:rsidP="000A7101">
            <w:pPr>
              <w:pStyle w:val="jovTable"/>
              <w:rPr>
                <w:color w:val="auto"/>
              </w:rPr>
            </w:pPr>
            <w:r>
              <w:rPr>
                <w:color w:val="auto"/>
              </w:rPr>
              <w:t>[</w:t>
            </w:r>
            <w:r w:rsidR="00782FFE">
              <w:rPr>
                <w:color w:val="auto"/>
              </w:rPr>
              <w:t>-0.06, -1.24</w:t>
            </w:r>
            <w:r>
              <w:rPr>
                <w:color w:val="auto"/>
              </w:rPr>
              <w:t>]</w:t>
            </w:r>
          </w:p>
        </w:tc>
      </w:tr>
      <w:tr w:rsidR="000A7101" w:rsidTr="000A7101">
        <w:trPr>
          <w:trHeight w:val="260"/>
          <w:jc w:val="center"/>
        </w:trPr>
        <w:tc>
          <w:tcPr>
            <w:tcW w:w="1300" w:type="dxa"/>
            <w:tcBorders>
              <w:top w:val="nil"/>
              <w:left w:val="nil"/>
              <w:bottom w:val="nil"/>
              <w:right w:val="nil"/>
            </w:tcBorders>
          </w:tcPr>
          <w:p w:rsidR="000A7101" w:rsidRDefault="001B7BE2" w:rsidP="007C4E00">
            <w:pPr>
              <w:pStyle w:val="jovTable"/>
            </w:pPr>
            <w:r>
              <w:t xml:space="preserve">(2) </w:t>
            </w:r>
            <w:r w:rsidR="000A7101">
              <w:t>20°</w:t>
            </w:r>
            <w:r w:rsidR="007D5A82" w:rsidRPr="007D5A82">
              <w:rPr>
                <w:rFonts w:ascii="Times New Roman" w:hAnsi="Times New Roman"/>
              </w:rPr>
              <w:t>→</w:t>
            </w:r>
          </w:p>
        </w:tc>
        <w:tc>
          <w:tcPr>
            <w:tcW w:w="1300" w:type="dxa"/>
            <w:tcBorders>
              <w:top w:val="nil"/>
              <w:left w:val="nil"/>
              <w:bottom w:val="nil"/>
              <w:right w:val="nil"/>
            </w:tcBorders>
          </w:tcPr>
          <w:p w:rsidR="000A7101" w:rsidRDefault="001B7BE2" w:rsidP="001B7BE2">
            <w:pPr>
              <w:pStyle w:val="jovTable"/>
              <w:rPr>
                <w:color w:val="auto"/>
              </w:rPr>
            </w:pPr>
            <w:r w:rsidRPr="005E6D26">
              <w:rPr>
                <w:color w:val="auto"/>
              </w:rPr>
              <w:t xml:space="preserve">1.37 </w:t>
            </w:r>
            <w:r w:rsidR="000A7101" w:rsidRPr="005E6D26">
              <w:rPr>
                <w:color w:val="auto"/>
              </w:rPr>
              <w:t>(</w:t>
            </w:r>
            <w:r w:rsidRPr="005E6D26">
              <w:rPr>
                <w:color w:val="auto"/>
              </w:rPr>
              <w:t>0.54</w:t>
            </w:r>
            <w:r w:rsidR="000A7101" w:rsidRPr="005E6D26">
              <w:rPr>
                <w:color w:val="auto"/>
              </w:rPr>
              <w:t>)</w:t>
            </w:r>
          </w:p>
          <w:p w:rsidR="005E6D26" w:rsidRPr="005E6D26" w:rsidRDefault="005E6D26" w:rsidP="001B7BE2">
            <w:pPr>
              <w:pStyle w:val="jovTable"/>
              <w:rPr>
                <w:color w:val="auto"/>
              </w:rPr>
            </w:pPr>
            <w:r>
              <w:rPr>
                <w:color w:val="auto"/>
              </w:rPr>
              <w:t>[0.60, -0.15]</w:t>
            </w:r>
          </w:p>
        </w:tc>
        <w:tc>
          <w:tcPr>
            <w:tcW w:w="1300" w:type="dxa"/>
            <w:tcBorders>
              <w:top w:val="nil"/>
              <w:left w:val="nil"/>
              <w:bottom w:val="nil"/>
              <w:right w:val="nil"/>
            </w:tcBorders>
          </w:tcPr>
          <w:p w:rsidR="000A7101" w:rsidRDefault="001B7BE2" w:rsidP="007C4E00">
            <w:pPr>
              <w:pStyle w:val="jovTable"/>
              <w:rPr>
                <w:color w:val="auto"/>
              </w:rPr>
            </w:pPr>
            <w:r w:rsidRPr="005E6D26">
              <w:rPr>
                <w:color w:val="auto"/>
              </w:rPr>
              <w:t>1.09</w:t>
            </w:r>
            <w:r w:rsidR="005E6D26" w:rsidRPr="005E6D26">
              <w:rPr>
                <w:color w:val="auto"/>
              </w:rPr>
              <w:t xml:space="preserve"> (0.43)</w:t>
            </w:r>
          </w:p>
          <w:p w:rsidR="00782FFE" w:rsidRPr="005E6D26" w:rsidRDefault="00782FFE" w:rsidP="00782FFE">
            <w:pPr>
              <w:pStyle w:val="jovTable"/>
              <w:rPr>
                <w:color w:val="auto"/>
              </w:rPr>
            </w:pPr>
            <w:r>
              <w:rPr>
                <w:color w:val="auto"/>
              </w:rPr>
              <w:t>[0.01, -0.53]</w:t>
            </w:r>
          </w:p>
        </w:tc>
      </w:tr>
      <w:tr w:rsidR="000A7101" w:rsidTr="000A7101">
        <w:trPr>
          <w:trHeight w:val="260"/>
          <w:jc w:val="center"/>
        </w:trPr>
        <w:tc>
          <w:tcPr>
            <w:tcW w:w="1300" w:type="dxa"/>
            <w:tcBorders>
              <w:top w:val="nil"/>
              <w:left w:val="nil"/>
              <w:bottom w:val="nil"/>
              <w:right w:val="nil"/>
            </w:tcBorders>
          </w:tcPr>
          <w:p w:rsidR="000A7101" w:rsidRDefault="001B7BE2" w:rsidP="007C4E00">
            <w:pPr>
              <w:pStyle w:val="jovTable"/>
            </w:pPr>
            <w:r>
              <w:t xml:space="preserve">(4) </w:t>
            </w:r>
            <w:r w:rsidR="000A7101">
              <w:t xml:space="preserve">20° </w:t>
            </w:r>
            <w:r w:rsidR="007D5A82" w:rsidRPr="007D5A82">
              <w:rPr>
                <w:rFonts w:ascii="Times New Roman" w:hAnsi="Times New Roman"/>
              </w:rPr>
              <w:t>↓</w:t>
            </w:r>
          </w:p>
        </w:tc>
        <w:tc>
          <w:tcPr>
            <w:tcW w:w="1300" w:type="dxa"/>
            <w:tcBorders>
              <w:top w:val="nil"/>
              <w:left w:val="nil"/>
              <w:bottom w:val="nil"/>
              <w:right w:val="nil"/>
            </w:tcBorders>
          </w:tcPr>
          <w:p w:rsidR="000A7101" w:rsidRDefault="001B7BE2" w:rsidP="001B7BE2">
            <w:pPr>
              <w:pStyle w:val="jovTable"/>
              <w:rPr>
                <w:color w:val="auto"/>
              </w:rPr>
            </w:pPr>
            <w:r w:rsidRPr="005E6D26">
              <w:rPr>
                <w:color w:val="auto"/>
              </w:rPr>
              <w:t xml:space="preserve">1.83 </w:t>
            </w:r>
            <w:r w:rsidR="000A7101" w:rsidRPr="005E6D26">
              <w:rPr>
                <w:color w:val="auto"/>
              </w:rPr>
              <w:t>(</w:t>
            </w:r>
            <w:r w:rsidRPr="005E6D26">
              <w:rPr>
                <w:color w:val="auto"/>
              </w:rPr>
              <w:t>0.74</w:t>
            </w:r>
            <w:r w:rsidR="000A7101" w:rsidRPr="005E6D26">
              <w:rPr>
                <w:color w:val="auto"/>
              </w:rPr>
              <w:t>)</w:t>
            </w:r>
          </w:p>
          <w:p w:rsidR="005E6D26" w:rsidRPr="005E6D26" w:rsidRDefault="005E6D26" w:rsidP="001B7BE2">
            <w:pPr>
              <w:pStyle w:val="jovTable"/>
              <w:rPr>
                <w:color w:val="auto"/>
              </w:rPr>
            </w:pPr>
            <w:r>
              <w:rPr>
                <w:color w:val="auto"/>
              </w:rPr>
              <w:t>[0.29, -0.95]</w:t>
            </w:r>
          </w:p>
        </w:tc>
        <w:tc>
          <w:tcPr>
            <w:tcW w:w="1300" w:type="dxa"/>
            <w:tcBorders>
              <w:top w:val="nil"/>
              <w:left w:val="nil"/>
              <w:bottom w:val="nil"/>
              <w:right w:val="nil"/>
            </w:tcBorders>
          </w:tcPr>
          <w:p w:rsidR="000A7101" w:rsidRDefault="005E6D26" w:rsidP="007C4E00">
            <w:pPr>
              <w:pStyle w:val="jovTable"/>
              <w:rPr>
                <w:color w:val="auto"/>
              </w:rPr>
            </w:pPr>
            <w:r w:rsidRPr="005E6D26">
              <w:rPr>
                <w:color w:val="auto"/>
              </w:rPr>
              <w:t>0.94 (0.34)</w:t>
            </w:r>
          </w:p>
          <w:p w:rsidR="00782FFE" w:rsidRPr="005E6D26" w:rsidRDefault="00782FFE" w:rsidP="007C4E00">
            <w:pPr>
              <w:pStyle w:val="jovTable"/>
              <w:rPr>
                <w:color w:val="auto"/>
              </w:rPr>
            </w:pPr>
            <w:r>
              <w:rPr>
                <w:color w:val="auto"/>
              </w:rPr>
              <w:t>[-0.04, -0.05]</w:t>
            </w:r>
          </w:p>
        </w:tc>
      </w:tr>
      <w:tr w:rsidR="000A7101" w:rsidTr="000A7101">
        <w:trPr>
          <w:trHeight w:val="260"/>
          <w:jc w:val="center"/>
        </w:trPr>
        <w:tc>
          <w:tcPr>
            <w:tcW w:w="1300" w:type="dxa"/>
            <w:tcBorders>
              <w:top w:val="nil"/>
              <w:left w:val="nil"/>
              <w:bottom w:val="nil"/>
              <w:right w:val="nil"/>
            </w:tcBorders>
          </w:tcPr>
          <w:p w:rsidR="000A7101" w:rsidRDefault="001B7BE2" w:rsidP="007C4E00">
            <w:pPr>
              <w:pStyle w:val="jovTable"/>
            </w:pPr>
            <w:r>
              <w:t xml:space="preserve">(7) </w:t>
            </w:r>
            <w:r w:rsidR="000A7101">
              <w:t xml:space="preserve">20° </w:t>
            </w:r>
            <w:r w:rsidR="007D5A82" w:rsidRPr="007D5A82">
              <w:rPr>
                <w:rFonts w:ascii="Times New Roman" w:hAnsi="Times New Roman"/>
              </w:rPr>
              <w:t>←</w:t>
            </w:r>
          </w:p>
        </w:tc>
        <w:tc>
          <w:tcPr>
            <w:tcW w:w="1300" w:type="dxa"/>
            <w:tcBorders>
              <w:top w:val="nil"/>
              <w:left w:val="nil"/>
              <w:bottom w:val="nil"/>
              <w:right w:val="nil"/>
            </w:tcBorders>
          </w:tcPr>
          <w:p w:rsidR="000A7101" w:rsidRDefault="001B7BE2" w:rsidP="001B7BE2">
            <w:pPr>
              <w:pStyle w:val="jovTable"/>
              <w:rPr>
                <w:color w:val="auto"/>
              </w:rPr>
            </w:pPr>
            <w:r w:rsidRPr="005E6D26">
              <w:rPr>
                <w:color w:val="auto"/>
              </w:rPr>
              <w:t xml:space="preserve">2.09 </w:t>
            </w:r>
            <w:r w:rsidR="000A7101" w:rsidRPr="005E6D26">
              <w:rPr>
                <w:color w:val="auto"/>
              </w:rPr>
              <w:t>(</w:t>
            </w:r>
            <w:r w:rsidRPr="005E6D26">
              <w:rPr>
                <w:color w:val="auto"/>
              </w:rPr>
              <w:t>1.27</w:t>
            </w:r>
            <w:r w:rsidR="000A7101" w:rsidRPr="005E6D26">
              <w:rPr>
                <w:color w:val="auto"/>
              </w:rPr>
              <w:t>)</w:t>
            </w:r>
          </w:p>
          <w:p w:rsidR="005E6D26" w:rsidRPr="005E6D26" w:rsidRDefault="005E6D26" w:rsidP="001B7BE2">
            <w:pPr>
              <w:pStyle w:val="jovTable"/>
              <w:rPr>
                <w:color w:val="auto"/>
              </w:rPr>
            </w:pPr>
            <w:r>
              <w:rPr>
                <w:color w:val="auto"/>
              </w:rPr>
              <w:t>[-0.11, -1.55]</w:t>
            </w:r>
          </w:p>
        </w:tc>
        <w:tc>
          <w:tcPr>
            <w:tcW w:w="1300" w:type="dxa"/>
            <w:tcBorders>
              <w:top w:val="nil"/>
              <w:left w:val="nil"/>
              <w:bottom w:val="nil"/>
              <w:right w:val="nil"/>
            </w:tcBorders>
          </w:tcPr>
          <w:p w:rsidR="000A7101" w:rsidRDefault="005E6D26" w:rsidP="007C4E00">
            <w:pPr>
              <w:pStyle w:val="jovTable"/>
              <w:rPr>
                <w:color w:val="auto"/>
              </w:rPr>
            </w:pPr>
            <w:r w:rsidRPr="005E6D26">
              <w:rPr>
                <w:color w:val="auto"/>
              </w:rPr>
              <w:t>1.22 (0.53)</w:t>
            </w:r>
          </w:p>
          <w:p w:rsidR="00782FFE" w:rsidRPr="005E6D26" w:rsidRDefault="00782FFE" w:rsidP="007C4E00">
            <w:pPr>
              <w:pStyle w:val="jovTable"/>
              <w:rPr>
                <w:color w:val="auto"/>
              </w:rPr>
            </w:pPr>
            <w:r>
              <w:rPr>
                <w:color w:val="auto"/>
              </w:rPr>
              <w:t>[-0.11, -0.75]</w:t>
            </w:r>
          </w:p>
        </w:tc>
      </w:tr>
      <w:tr w:rsidR="000A7101" w:rsidTr="000A7101">
        <w:trPr>
          <w:trHeight w:val="260"/>
          <w:jc w:val="center"/>
        </w:trPr>
        <w:tc>
          <w:tcPr>
            <w:tcW w:w="1300" w:type="dxa"/>
            <w:tcBorders>
              <w:top w:val="nil"/>
              <w:left w:val="nil"/>
              <w:bottom w:val="nil"/>
              <w:right w:val="nil"/>
            </w:tcBorders>
          </w:tcPr>
          <w:p w:rsidR="000A7101" w:rsidRDefault="001B7BE2" w:rsidP="007C4E00">
            <w:pPr>
              <w:pStyle w:val="jovTable"/>
            </w:pPr>
            <w:r>
              <w:t xml:space="preserve">(3) </w:t>
            </w:r>
            <w:r w:rsidR="000A7101">
              <w:t>28.2° NE</w:t>
            </w:r>
          </w:p>
        </w:tc>
        <w:tc>
          <w:tcPr>
            <w:tcW w:w="1300" w:type="dxa"/>
            <w:tcBorders>
              <w:top w:val="nil"/>
              <w:left w:val="nil"/>
              <w:bottom w:val="nil"/>
              <w:right w:val="nil"/>
            </w:tcBorders>
          </w:tcPr>
          <w:p w:rsidR="000A7101" w:rsidRDefault="001B7BE2" w:rsidP="001B7BE2">
            <w:pPr>
              <w:pStyle w:val="jovTable"/>
              <w:rPr>
                <w:color w:val="auto"/>
              </w:rPr>
            </w:pPr>
            <w:r w:rsidRPr="005E6D26">
              <w:rPr>
                <w:color w:val="auto"/>
              </w:rPr>
              <w:t xml:space="preserve">1.76 </w:t>
            </w:r>
            <w:r w:rsidR="000A7101" w:rsidRPr="005E6D26">
              <w:rPr>
                <w:color w:val="auto"/>
              </w:rPr>
              <w:t>(</w:t>
            </w:r>
            <w:r w:rsidRPr="005E6D26">
              <w:rPr>
                <w:color w:val="auto"/>
              </w:rPr>
              <w:t>0.75</w:t>
            </w:r>
            <w:r w:rsidR="000A7101" w:rsidRPr="005E6D26">
              <w:rPr>
                <w:color w:val="auto"/>
              </w:rPr>
              <w:t>)</w:t>
            </w:r>
          </w:p>
          <w:p w:rsidR="005E6D26" w:rsidRPr="005E6D26" w:rsidRDefault="005E6D26" w:rsidP="001B7BE2">
            <w:pPr>
              <w:pStyle w:val="jovTable"/>
              <w:rPr>
                <w:color w:val="auto"/>
              </w:rPr>
            </w:pPr>
            <w:r>
              <w:rPr>
                <w:color w:val="auto"/>
              </w:rPr>
              <w:t>[0.77, 0.27]</w:t>
            </w:r>
          </w:p>
        </w:tc>
        <w:tc>
          <w:tcPr>
            <w:tcW w:w="1300" w:type="dxa"/>
            <w:tcBorders>
              <w:top w:val="nil"/>
              <w:left w:val="nil"/>
              <w:bottom w:val="nil"/>
              <w:right w:val="nil"/>
            </w:tcBorders>
          </w:tcPr>
          <w:p w:rsidR="000A7101" w:rsidRDefault="005E6D26" w:rsidP="007C4E00">
            <w:pPr>
              <w:pStyle w:val="jovTable"/>
              <w:rPr>
                <w:color w:val="auto"/>
              </w:rPr>
            </w:pPr>
            <w:r w:rsidRPr="005E6D26">
              <w:rPr>
                <w:color w:val="auto"/>
              </w:rPr>
              <w:t>1.58 (0.67)</w:t>
            </w:r>
          </w:p>
          <w:p w:rsidR="00782FFE" w:rsidRPr="005E6D26" w:rsidRDefault="00782FFE" w:rsidP="007C4E00">
            <w:pPr>
              <w:pStyle w:val="jovTable"/>
              <w:rPr>
                <w:color w:val="auto"/>
              </w:rPr>
            </w:pPr>
            <w:r>
              <w:rPr>
                <w:color w:val="auto"/>
              </w:rPr>
              <w:t>[0.01, -1.17]</w:t>
            </w:r>
          </w:p>
        </w:tc>
      </w:tr>
      <w:tr w:rsidR="000A7101" w:rsidTr="000A7101">
        <w:trPr>
          <w:trHeight w:val="260"/>
          <w:jc w:val="center"/>
        </w:trPr>
        <w:tc>
          <w:tcPr>
            <w:tcW w:w="1300" w:type="dxa"/>
            <w:tcBorders>
              <w:top w:val="nil"/>
              <w:left w:val="nil"/>
              <w:bottom w:val="nil"/>
              <w:right w:val="nil"/>
            </w:tcBorders>
          </w:tcPr>
          <w:p w:rsidR="000A7101" w:rsidRDefault="001B7BE2" w:rsidP="007C4E00">
            <w:pPr>
              <w:pStyle w:val="jovTable"/>
            </w:pPr>
            <w:r>
              <w:t xml:space="preserve">(1) </w:t>
            </w:r>
            <w:r w:rsidR="000A7101">
              <w:t>28.2° SE</w:t>
            </w:r>
          </w:p>
        </w:tc>
        <w:tc>
          <w:tcPr>
            <w:tcW w:w="1300" w:type="dxa"/>
            <w:tcBorders>
              <w:top w:val="nil"/>
              <w:left w:val="nil"/>
              <w:bottom w:val="nil"/>
              <w:right w:val="nil"/>
            </w:tcBorders>
          </w:tcPr>
          <w:p w:rsidR="000A7101" w:rsidRDefault="001B7BE2" w:rsidP="001B7BE2">
            <w:pPr>
              <w:pStyle w:val="jovTable"/>
              <w:rPr>
                <w:color w:val="auto"/>
              </w:rPr>
            </w:pPr>
            <w:r w:rsidRPr="005E6D26">
              <w:rPr>
                <w:color w:val="auto"/>
              </w:rPr>
              <w:t xml:space="preserve">1.88 </w:t>
            </w:r>
            <w:r w:rsidR="000A7101" w:rsidRPr="005E6D26">
              <w:rPr>
                <w:color w:val="auto"/>
              </w:rPr>
              <w:t>(</w:t>
            </w:r>
            <w:r w:rsidRPr="005E6D26">
              <w:rPr>
                <w:color w:val="auto"/>
              </w:rPr>
              <w:t>0.80</w:t>
            </w:r>
            <w:r w:rsidR="000A7101" w:rsidRPr="005E6D26">
              <w:rPr>
                <w:color w:val="auto"/>
              </w:rPr>
              <w:t>)</w:t>
            </w:r>
          </w:p>
          <w:p w:rsidR="005E6D26" w:rsidRPr="005E6D26" w:rsidRDefault="005E6D26" w:rsidP="001B7BE2">
            <w:pPr>
              <w:pStyle w:val="jovTable"/>
              <w:rPr>
                <w:color w:val="auto"/>
              </w:rPr>
            </w:pPr>
            <w:r>
              <w:rPr>
                <w:color w:val="auto"/>
              </w:rPr>
              <w:t>[0.87, -0.80]</w:t>
            </w:r>
          </w:p>
        </w:tc>
        <w:tc>
          <w:tcPr>
            <w:tcW w:w="1300" w:type="dxa"/>
            <w:tcBorders>
              <w:top w:val="nil"/>
              <w:left w:val="nil"/>
              <w:bottom w:val="nil"/>
              <w:right w:val="nil"/>
            </w:tcBorders>
          </w:tcPr>
          <w:p w:rsidR="000A7101" w:rsidRDefault="001B7BE2" w:rsidP="007C4E00">
            <w:pPr>
              <w:pStyle w:val="jovTable"/>
              <w:rPr>
                <w:color w:val="auto"/>
              </w:rPr>
            </w:pPr>
            <w:r w:rsidRPr="005E6D26">
              <w:rPr>
                <w:color w:val="auto"/>
              </w:rPr>
              <w:t>1.00</w:t>
            </w:r>
            <w:r w:rsidR="005E6D26" w:rsidRPr="005E6D26">
              <w:rPr>
                <w:color w:val="auto"/>
              </w:rPr>
              <w:t xml:space="preserve"> (0.39)</w:t>
            </w:r>
          </w:p>
          <w:p w:rsidR="00782FFE" w:rsidRPr="005E6D26" w:rsidRDefault="00782FFE" w:rsidP="007C4E00">
            <w:pPr>
              <w:pStyle w:val="jovTable"/>
              <w:rPr>
                <w:color w:val="auto"/>
              </w:rPr>
            </w:pPr>
            <w:r>
              <w:rPr>
                <w:color w:val="auto"/>
              </w:rPr>
              <w:t>[0.04, -0.08]</w:t>
            </w:r>
          </w:p>
        </w:tc>
      </w:tr>
      <w:tr w:rsidR="000A7101" w:rsidTr="000A7101">
        <w:trPr>
          <w:trHeight w:val="260"/>
          <w:jc w:val="center"/>
        </w:trPr>
        <w:tc>
          <w:tcPr>
            <w:tcW w:w="1300" w:type="dxa"/>
            <w:tcBorders>
              <w:top w:val="nil"/>
              <w:left w:val="nil"/>
              <w:bottom w:val="nil"/>
              <w:right w:val="nil"/>
            </w:tcBorders>
          </w:tcPr>
          <w:p w:rsidR="000A7101" w:rsidRDefault="001B7BE2" w:rsidP="007C4E00">
            <w:pPr>
              <w:pStyle w:val="jovTable"/>
            </w:pPr>
            <w:r>
              <w:t xml:space="preserve">(6) </w:t>
            </w:r>
            <w:r w:rsidR="000A7101">
              <w:t>28.2° SW</w:t>
            </w:r>
          </w:p>
        </w:tc>
        <w:tc>
          <w:tcPr>
            <w:tcW w:w="1300" w:type="dxa"/>
            <w:tcBorders>
              <w:top w:val="nil"/>
              <w:left w:val="nil"/>
              <w:bottom w:val="nil"/>
              <w:right w:val="nil"/>
            </w:tcBorders>
          </w:tcPr>
          <w:p w:rsidR="000A7101" w:rsidRDefault="001B7BE2" w:rsidP="001B7BE2">
            <w:pPr>
              <w:pStyle w:val="jovTable"/>
              <w:rPr>
                <w:color w:val="auto"/>
              </w:rPr>
            </w:pPr>
            <w:r w:rsidRPr="005E6D26">
              <w:rPr>
                <w:color w:val="auto"/>
              </w:rPr>
              <w:t xml:space="preserve">2.54 </w:t>
            </w:r>
            <w:r w:rsidR="000A7101" w:rsidRPr="005E6D26">
              <w:rPr>
                <w:color w:val="auto"/>
              </w:rPr>
              <w:t>(</w:t>
            </w:r>
            <w:r w:rsidRPr="005E6D26">
              <w:rPr>
                <w:color w:val="auto"/>
              </w:rPr>
              <w:t>1.68</w:t>
            </w:r>
            <w:r w:rsidR="000A7101" w:rsidRPr="005E6D26">
              <w:rPr>
                <w:color w:val="auto"/>
              </w:rPr>
              <w:t>)</w:t>
            </w:r>
          </w:p>
          <w:p w:rsidR="005E6D26" w:rsidRPr="005E6D26" w:rsidRDefault="005E6D26" w:rsidP="001B7BE2">
            <w:pPr>
              <w:pStyle w:val="jovTable"/>
              <w:rPr>
                <w:color w:val="auto"/>
              </w:rPr>
            </w:pPr>
            <w:r>
              <w:rPr>
                <w:color w:val="auto"/>
              </w:rPr>
              <w:t>[-0.16, -1.63]</w:t>
            </w:r>
          </w:p>
        </w:tc>
        <w:tc>
          <w:tcPr>
            <w:tcW w:w="1300" w:type="dxa"/>
            <w:tcBorders>
              <w:top w:val="nil"/>
              <w:left w:val="nil"/>
              <w:bottom w:val="nil"/>
              <w:right w:val="nil"/>
            </w:tcBorders>
          </w:tcPr>
          <w:p w:rsidR="000A7101" w:rsidRDefault="005E6D26" w:rsidP="007C4E00">
            <w:pPr>
              <w:pStyle w:val="jovTable"/>
              <w:rPr>
                <w:color w:val="auto"/>
              </w:rPr>
            </w:pPr>
            <w:r w:rsidRPr="005E6D26">
              <w:rPr>
                <w:color w:val="auto"/>
              </w:rPr>
              <w:t>1.00 (0.31)</w:t>
            </w:r>
          </w:p>
          <w:p w:rsidR="00782FFE" w:rsidRPr="005E6D26" w:rsidRDefault="00782FFE" w:rsidP="007C4E00">
            <w:pPr>
              <w:pStyle w:val="jovTable"/>
              <w:rPr>
                <w:color w:val="auto"/>
              </w:rPr>
            </w:pPr>
            <w:r>
              <w:rPr>
                <w:color w:val="auto"/>
              </w:rPr>
              <w:t>[-0.14, -0.14]</w:t>
            </w:r>
          </w:p>
        </w:tc>
      </w:tr>
      <w:tr w:rsidR="000A7101" w:rsidTr="00AF235D">
        <w:trPr>
          <w:trHeight w:val="260"/>
          <w:jc w:val="center"/>
        </w:trPr>
        <w:tc>
          <w:tcPr>
            <w:tcW w:w="1300" w:type="dxa"/>
            <w:tcBorders>
              <w:top w:val="nil"/>
              <w:left w:val="nil"/>
              <w:bottom w:val="single" w:sz="6" w:space="0" w:color="auto"/>
              <w:right w:val="nil"/>
            </w:tcBorders>
          </w:tcPr>
          <w:p w:rsidR="000A7101" w:rsidRDefault="001B7BE2" w:rsidP="007C4E00">
            <w:pPr>
              <w:pStyle w:val="jovTable"/>
            </w:pPr>
            <w:r>
              <w:t xml:space="preserve">(8) </w:t>
            </w:r>
            <w:r w:rsidR="000A7101">
              <w:t>28.2° NW</w:t>
            </w:r>
          </w:p>
        </w:tc>
        <w:tc>
          <w:tcPr>
            <w:tcW w:w="1300" w:type="dxa"/>
            <w:tcBorders>
              <w:top w:val="nil"/>
              <w:left w:val="nil"/>
              <w:bottom w:val="single" w:sz="6" w:space="0" w:color="auto"/>
              <w:right w:val="nil"/>
            </w:tcBorders>
          </w:tcPr>
          <w:p w:rsidR="000A7101" w:rsidRDefault="001B7BE2" w:rsidP="001B7BE2">
            <w:pPr>
              <w:pStyle w:val="jovTable"/>
              <w:rPr>
                <w:color w:val="auto"/>
              </w:rPr>
            </w:pPr>
            <w:r w:rsidRPr="005E6D26">
              <w:rPr>
                <w:color w:val="auto"/>
              </w:rPr>
              <w:t xml:space="preserve">2.00 </w:t>
            </w:r>
            <w:r w:rsidR="000A7101" w:rsidRPr="005E6D26">
              <w:rPr>
                <w:color w:val="auto"/>
              </w:rPr>
              <w:t>(</w:t>
            </w:r>
            <w:r w:rsidRPr="005E6D26">
              <w:rPr>
                <w:color w:val="auto"/>
              </w:rPr>
              <w:t>0.79</w:t>
            </w:r>
            <w:r w:rsidR="000A7101" w:rsidRPr="005E6D26">
              <w:rPr>
                <w:color w:val="auto"/>
              </w:rPr>
              <w:t>)</w:t>
            </w:r>
          </w:p>
          <w:p w:rsidR="005E6D26" w:rsidRPr="005E6D26" w:rsidRDefault="005E6D26" w:rsidP="001B7BE2">
            <w:pPr>
              <w:pStyle w:val="jovTable"/>
              <w:rPr>
                <w:color w:val="auto"/>
              </w:rPr>
            </w:pPr>
            <w:r>
              <w:rPr>
                <w:color w:val="auto"/>
              </w:rPr>
              <w:t>[-0.74, -0.53]</w:t>
            </w:r>
          </w:p>
        </w:tc>
        <w:tc>
          <w:tcPr>
            <w:tcW w:w="1300" w:type="dxa"/>
            <w:tcBorders>
              <w:top w:val="nil"/>
              <w:left w:val="nil"/>
              <w:bottom w:val="single" w:sz="6" w:space="0" w:color="auto"/>
              <w:right w:val="nil"/>
            </w:tcBorders>
          </w:tcPr>
          <w:p w:rsidR="00AF235D" w:rsidRDefault="005E6D26" w:rsidP="00AF235D">
            <w:pPr>
              <w:pStyle w:val="jovTable"/>
              <w:rPr>
                <w:color w:val="auto"/>
              </w:rPr>
            </w:pPr>
            <w:r w:rsidRPr="005E6D26">
              <w:rPr>
                <w:color w:val="auto"/>
              </w:rPr>
              <w:t>1.49 (0.49)</w:t>
            </w:r>
          </w:p>
          <w:p w:rsidR="00782FFE" w:rsidRPr="005E6D26" w:rsidRDefault="00782FFE" w:rsidP="00AF235D">
            <w:pPr>
              <w:pStyle w:val="jovTable"/>
              <w:rPr>
                <w:color w:val="auto"/>
              </w:rPr>
            </w:pPr>
            <w:r>
              <w:rPr>
                <w:color w:val="auto"/>
              </w:rPr>
              <w:t>[-0.13, -1.14]</w:t>
            </w:r>
          </w:p>
        </w:tc>
      </w:tr>
      <w:tr w:rsidR="00AF235D" w:rsidTr="00AF235D">
        <w:trPr>
          <w:trHeight w:val="260"/>
          <w:jc w:val="center"/>
        </w:trPr>
        <w:tc>
          <w:tcPr>
            <w:tcW w:w="1300" w:type="dxa"/>
            <w:tcBorders>
              <w:top w:val="single" w:sz="6" w:space="0" w:color="auto"/>
              <w:left w:val="nil"/>
              <w:bottom w:val="single" w:sz="6" w:space="0" w:color="auto"/>
              <w:right w:val="nil"/>
            </w:tcBorders>
          </w:tcPr>
          <w:p w:rsidR="00AF235D" w:rsidRDefault="00AF235D" w:rsidP="007C4E00">
            <w:pPr>
              <w:pStyle w:val="jovTable"/>
            </w:pPr>
            <w:r>
              <w:t>Overall</w:t>
            </w:r>
          </w:p>
        </w:tc>
        <w:tc>
          <w:tcPr>
            <w:tcW w:w="1300" w:type="dxa"/>
            <w:tcBorders>
              <w:top w:val="single" w:sz="6" w:space="0" w:color="auto"/>
              <w:left w:val="nil"/>
              <w:bottom w:val="single" w:sz="6" w:space="0" w:color="auto"/>
              <w:right w:val="nil"/>
            </w:tcBorders>
          </w:tcPr>
          <w:p w:rsidR="00AF235D" w:rsidRDefault="00782FFE" w:rsidP="0066610F">
            <w:pPr>
              <w:pStyle w:val="jovTable"/>
              <w:rPr>
                <w:color w:val="auto"/>
              </w:rPr>
            </w:pPr>
            <w:r>
              <w:rPr>
                <w:color w:val="auto"/>
              </w:rPr>
              <w:t>1.88</w:t>
            </w:r>
          </w:p>
          <w:p w:rsidR="00782FFE" w:rsidRPr="00782FFE" w:rsidRDefault="00782FFE" w:rsidP="0066610F">
            <w:pPr>
              <w:pStyle w:val="jovTable"/>
              <w:rPr>
                <w:color w:val="auto"/>
              </w:rPr>
            </w:pPr>
            <w:r>
              <w:rPr>
                <w:color w:val="auto"/>
              </w:rPr>
              <w:t>[0.18, -0.66]</w:t>
            </w:r>
          </w:p>
        </w:tc>
        <w:tc>
          <w:tcPr>
            <w:tcW w:w="1300" w:type="dxa"/>
            <w:tcBorders>
              <w:top w:val="single" w:sz="6" w:space="0" w:color="auto"/>
              <w:left w:val="nil"/>
              <w:bottom w:val="single" w:sz="6" w:space="0" w:color="auto"/>
              <w:right w:val="nil"/>
            </w:tcBorders>
          </w:tcPr>
          <w:p w:rsidR="00AF235D" w:rsidRDefault="00782FFE" w:rsidP="00AF235D">
            <w:pPr>
              <w:pStyle w:val="jovTable"/>
              <w:rPr>
                <w:color w:val="auto"/>
              </w:rPr>
            </w:pPr>
            <w:r w:rsidRPr="00782FFE">
              <w:rPr>
                <w:color w:val="auto"/>
              </w:rPr>
              <w:t>1.23</w:t>
            </w:r>
            <w:r>
              <w:rPr>
                <w:color w:val="auto"/>
              </w:rPr>
              <w:t xml:space="preserve"> </w:t>
            </w:r>
          </w:p>
          <w:p w:rsidR="00782FFE" w:rsidRPr="00782FFE" w:rsidRDefault="00782FFE" w:rsidP="00AF235D">
            <w:pPr>
              <w:pStyle w:val="jovTable"/>
              <w:rPr>
                <w:color w:val="auto"/>
              </w:rPr>
            </w:pPr>
            <w:r>
              <w:rPr>
                <w:color w:val="auto"/>
              </w:rPr>
              <w:t>[-0.05, -0.64]</w:t>
            </w:r>
            <w:commentRangeEnd w:id="237"/>
            <w:r>
              <w:rPr>
                <w:rStyle w:val="CommentReference"/>
                <w:rFonts w:ascii="Times" w:hAnsi="Times"/>
                <w:color w:val="auto"/>
              </w:rPr>
              <w:commentReference w:id="237"/>
            </w:r>
          </w:p>
        </w:tc>
      </w:tr>
    </w:tbl>
    <w:p w:rsidR="004C39F2" w:rsidRDefault="007C4E00">
      <w:pPr>
        <w:pStyle w:val="jovTableCaption"/>
        <w:rPr>
          <w:rFonts w:eastAsia="MS Mincho"/>
        </w:rPr>
      </w:pPr>
      <w:bookmarkStart w:id="238" w:name="_Ref210142536"/>
      <w:r>
        <w:t xml:space="preserve">Table </w:t>
      </w:r>
      <w:fldSimple w:instr=" SEQ Table \* ARABIC ">
        <w:r w:rsidR="00A04838">
          <w:rPr>
            <w:noProof/>
          </w:rPr>
          <w:t>2</w:t>
        </w:r>
      </w:fldSimple>
      <w:bookmarkEnd w:id="238"/>
      <w:r>
        <w:t xml:space="preserve">. </w:t>
      </w:r>
      <w:r w:rsidR="00AF235D">
        <w:t xml:space="preserve">Mean </w:t>
      </w:r>
      <w:r w:rsidR="005E6D26">
        <w:t>angular distance between final gaze and target stimulus</w:t>
      </w:r>
      <w:r w:rsidR="00AF235D">
        <w:t xml:space="preserve">. Standard </w:t>
      </w:r>
      <w:r w:rsidR="005E6D26">
        <w:t>deviations</w:t>
      </w:r>
      <w:r w:rsidR="00AF235D">
        <w:t xml:space="preserve"> are reported in brackets.</w:t>
      </w:r>
      <w:r w:rsidR="005E6D26">
        <w:t xml:space="preserve"> Mean horizontal and vertical offsets of final gaze, relative to the target, are reported in the square brackets.</w:t>
      </w:r>
    </w:p>
    <w:p w:rsidR="00595BD8" w:rsidRDefault="00595BD8" w:rsidP="00FC1335">
      <w:pPr>
        <w:pStyle w:val="jovHeading2"/>
      </w:pPr>
      <w:r>
        <w:t>Natural gaze behavior</w:t>
      </w:r>
    </w:p>
    <w:p w:rsidR="00595BD8" w:rsidRDefault="00595BD8" w:rsidP="00595BD8">
      <w:pPr>
        <w:pStyle w:val="jovBodyText"/>
        <w:rPr>
          <w:rFonts w:eastAsia="MS Mincho"/>
        </w:rPr>
      </w:pPr>
      <w:r>
        <w:rPr>
          <w:rFonts w:eastAsia="MS Mincho"/>
        </w:rPr>
        <w:t>Here, we present gaze data that were collected using our system, from participants who performed typical ey</w:t>
      </w:r>
      <w:r>
        <w:rPr>
          <w:rFonts w:eastAsia="MS Mincho"/>
        </w:rPr>
        <w:t>e</w:t>
      </w:r>
      <w:r>
        <w:rPr>
          <w:rFonts w:eastAsia="MS Mincho"/>
        </w:rPr>
        <w:t>movement task. Specifically, gaze data from participants who were required to make gaze shifts, to freely view nat</w:t>
      </w:r>
      <w:r>
        <w:rPr>
          <w:rFonts w:eastAsia="MS Mincho"/>
        </w:rPr>
        <w:t>u</w:t>
      </w:r>
      <w:r>
        <w:rPr>
          <w:rFonts w:eastAsia="MS Mincho"/>
        </w:rPr>
        <w:t>ral images and to visually search natural images for presp</w:t>
      </w:r>
      <w:r>
        <w:rPr>
          <w:rFonts w:eastAsia="MS Mincho"/>
        </w:rPr>
        <w:t>e</w:t>
      </w:r>
      <w:r>
        <w:rPr>
          <w:rFonts w:eastAsia="MS Mincho"/>
        </w:rPr>
        <w:t>cified content.</w:t>
      </w:r>
    </w:p>
    <w:p w:rsidR="00736198" w:rsidRDefault="005812CE" w:rsidP="00E65D79">
      <w:pPr>
        <w:pStyle w:val="jovHeading1"/>
      </w:pPr>
      <w:r>
        <w:t>Discussion</w:t>
      </w:r>
    </w:p>
    <w:p w:rsidR="00FD2995" w:rsidRDefault="00FD2995" w:rsidP="00210EB9">
      <w:pPr>
        <w:pStyle w:val="jovBodyText"/>
        <w:rPr>
          <w:rFonts w:eastAsia="MS Mincho"/>
        </w:rPr>
      </w:pPr>
      <w:r>
        <w:rPr>
          <w:rFonts w:eastAsia="MS Mincho"/>
        </w:rPr>
        <w:t>Error variance in tracked data tend to result from sli</w:t>
      </w:r>
      <w:r>
        <w:rPr>
          <w:rFonts w:eastAsia="MS Mincho"/>
        </w:rPr>
        <w:t>p</w:t>
      </w:r>
      <w:r>
        <w:rPr>
          <w:rFonts w:eastAsia="MS Mincho"/>
        </w:rPr>
        <w:t xml:space="preserve">page in the head markers, used to denote gaze origin in WCS. </w:t>
      </w:r>
      <w:r w:rsidR="00C61A97">
        <w:rPr>
          <w:rFonts w:eastAsia="MS Mincho"/>
        </w:rPr>
        <w:t>This varies, depending on how well the device fit to each individual’s head shape. Such errors can be corrected by using goggle-based eyetrackers that ensure a tighter fit</w:t>
      </w:r>
      <w:r w:rsidR="00CD23A8">
        <w:rPr>
          <w:rFonts w:eastAsia="MS Mincho"/>
        </w:rPr>
        <w:t xml:space="preserve"> (Babcock &amp; Pelz, 2004)</w:t>
      </w:r>
      <w:r w:rsidR="00C61A97">
        <w:rPr>
          <w:rFonts w:eastAsia="MS Mincho"/>
        </w:rPr>
        <w:t>. In addition, markers can be placed closer to the eyes. This will help in reducing the magnitude of moment that arises from small movements.</w:t>
      </w:r>
    </w:p>
    <w:p w:rsidR="00E550EE" w:rsidRDefault="00E550EE" w:rsidP="00210EB9">
      <w:pPr>
        <w:pStyle w:val="jovBodyText"/>
        <w:rPr>
          <w:rFonts w:eastAsia="MS Mincho"/>
        </w:rPr>
      </w:pPr>
      <w:r>
        <w:rPr>
          <w:rFonts w:eastAsia="MS Mincho"/>
        </w:rPr>
        <w:t>Here, we show that the accuracy of our measurements are limited by:</w:t>
      </w:r>
    </w:p>
    <w:p w:rsidR="004C39F2" w:rsidRDefault="00E550EE">
      <w:pPr>
        <w:pStyle w:val="jovNumberedList"/>
        <w:numPr>
          <w:ilvl w:val="0"/>
          <w:numId w:val="15"/>
        </w:numPr>
      </w:pPr>
      <w:r>
        <w:t>eyetracker slippage</w:t>
      </w:r>
    </w:p>
    <w:p w:rsidR="004C39F2" w:rsidRDefault="00E550EE">
      <w:pPr>
        <w:pStyle w:val="jovNumberedList"/>
        <w:numPr>
          <w:ilvl w:val="0"/>
          <w:numId w:val="15"/>
        </w:numPr>
      </w:pPr>
      <w:r>
        <w:t>calibration techniques</w:t>
      </w:r>
    </w:p>
    <w:p w:rsidR="004C39F2" w:rsidRDefault="00E550EE">
      <w:pPr>
        <w:pStyle w:val="jovNumberedList"/>
        <w:numPr>
          <w:ilvl w:val="0"/>
          <w:numId w:val="15"/>
        </w:numPr>
      </w:pPr>
      <w:r>
        <w:t>virtual model of the environment</w:t>
      </w:r>
    </w:p>
    <w:p w:rsidR="00BB15ED" w:rsidRDefault="00BB15ED" w:rsidP="00210EB9">
      <w:pPr>
        <w:pStyle w:val="jovBodyText"/>
        <w:rPr>
          <w:rFonts w:eastAsia="MS Mincho"/>
        </w:rPr>
      </w:pPr>
      <w:r>
        <w:rPr>
          <w:rFonts w:eastAsia="MS Mincho"/>
        </w:rPr>
        <w:t>Is it important to allow for unrestrained head mov</w:t>
      </w:r>
      <w:r>
        <w:rPr>
          <w:rFonts w:eastAsia="MS Mincho"/>
        </w:rPr>
        <w:t>e</w:t>
      </w:r>
      <w:r>
        <w:rPr>
          <w:rFonts w:eastAsia="MS Mincho"/>
        </w:rPr>
        <w:t>ments during gazetracking? Head movements have largely been ignored in gazetracking research, because models of gaze control have suggested that the same saccadic eye movement is programmed regardless of head movement; that head movements which occur during a saccade simply serve to attenuate the saccade, by action of the vestibulo-ocular reflex (VOR), by the amount equal to head di</w:t>
      </w:r>
      <w:r>
        <w:rPr>
          <w:rFonts w:eastAsia="MS Mincho"/>
        </w:rPr>
        <w:t>s</w:t>
      </w:r>
      <w:r>
        <w:rPr>
          <w:rFonts w:eastAsia="MS Mincho"/>
        </w:rPr>
        <w:lastRenderedPageBreak/>
        <w:t>placement (referred to as ‘VOR-saccade interaction’) (Bizzi et al., 1971)</w:t>
      </w:r>
      <w:r w:rsidR="00A67097">
        <w:rPr>
          <w:rFonts w:eastAsia="MS Mincho"/>
        </w:rPr>
        <w:t>. This oculo-centric view of eye-head coordin</w:t>
      </w:r>
      <w:r w:rsidR="00A67097">
        <w:rPr>
          <w:rFonts w:eastAsia="MS Mincho"/>
        </w:rPr>
        <w:t>a</w:t>
      </w:r>
      <w:r w:rsidR="00A67097">
        <w:rPr>
          <w:rFonts w:eastAsia="MS Mincho"/>
        </w:rPr>
        <w:t>tion has been popular with vision researchers for its si</w:t>
      </w:r>
      <w:r w:rsidR="00A67097">
        <w:rPr>
          <w:rFonts w:eastAsia="MS Mincho"/>
        </w:rPr>
        <w:t>m</w:t>
      </w:r>
      <w:r w:rsidR="00A67097">
        <w:rPr>
          <w:rFonts w:eastAsia="MS Mincho"/>
        </w:rPr>
        <w:t>plicity.</w:t>
      </w:r>
    </w:p>
    <w:p w:rsidR="00545005" w:rsidRDefault="00545005" w:rsidP="00210EB9">
      <w:pPr>
        <w:pStyle w:val="jovBodyText"/>
        <w:rPr>
          <w:rFonts w:eastAsia="MS Mincho"/>
        </w:rPr>
      </w:pPr>
      <w:r>
        <w:rPr>
          <w:rFonts w:eastAsia="MS Mincho"/>
        </w:rPr>
        <w:t>When the head is immobilized, activity in the superior colliculus (SC) is associated with eye saccades with a specific direction and amplitude (Robinson 1972; Schiller and Stryker, 1972). In reality, however, SC neurons exhibit a</w:t>
      </w:r>
      <w:r>
        <w:rPr>
          <w:rFonts w:eastAsia="MS Mincho"/>
        </w:rPr>
        <w:t>c</w:t>
      </w:r>
      <w:r>
        <w:rPr>
          <w:rFonts w:eastAsia="MS Mincho"/>
        </w:rPr>
        <w:t>tivity that is related to the combined eye-head movements rather than to either the eye or head component alone (Freedman and Sparks, 1997). This implies that the sta</w:t>
      </w:r>
      <w:r>
        <w:rPr>
          <w:rFonts w:eastAsia="MS Mincho"/>
        </w:rPr>
        <w:t>n</w:t>
      </w:r>
      <w:r>
        <w:rPr>
          <w:rFonts w:eastAsia="MS Mincho"/>
        </w:rPr>
        <w:t>dard depiction of the SC motor map, as obtained in head-restrained setups, is a systematic underestimation of the amplitudes of gaze movements.</w:t>
      </w:r>
    </w:p>
    <w:p w:rsidR="00E346B8" w:rsidRDefault="003522C5" w:rsidP="00210EB9">
      <w:pPr>
        <w:pStyle w:val="jovBodyText"/>
        <w:rPr>
          <w:rFonts w:eastAsia="MS Mincho"/>
        </w:rPr>
      </w:pPr>
      <w:r>
        <w:rPr>
          <w:rFonts w:eastAsia="MS Mincho"/>
        </w:rPr>
        <w:t>Our understanding of eye-</w:t>
      </w:r>
      <w:r w:rsidR="00E346B8">
        <w:rPr>
          <w:rFonts w:eastAsia="MS Mincho"/>
        </w:rPr>
        <w:t>head coordination</w:t>
      </w:r>
      <w:r>
        <w:rPr>
          <w:rFonts w:eastAsia="MS Mincho"/>
        </w:rPr>
        <w:t xml:space="preserve"> in gaze control</w:t>
      </w:r>
      <w:r w:rsidR="00E346B8">
        <w:rPr>
          <w:rFonts w:eastAsia="MS Mincho"/>
        </w:rPr>
        <w:t xml:space="preserve"> has </w:t>
      </w:r>
      <w:r>
        <w:rPr>
          <w:rFonts w:eastAsia="MS Mincho"/>
        </w:rPr>
        <w:t>progressed through the systematic work of Za</w:t>
      </w:r>
      <w:r>
        <w:rPr>
          <w:rFonts w:eastAsia="MS Mincho"/>
        </w:rPr>
        <w:t>n</w:t>
      </w:r>
      <w:r>
        <w:rPr>
          <w:rFonts w:eastAsia="MS Mincho"/>
        </w:rPr>
        <w:t>gemeister, Stark, e.t.c. However, little of this has influenced of visual cognition</w:t>
      </w:r>
    </w:p>
    <w:p w:rsidR="00545005" w:rsidRDefault="00545005" w:rsidP="00210EB9">
      <w:pPr>
        <w:pStyle w:val="jovBodyText"/>
        <w:rPr>
          <w:rFonts w:eastAsia="MS Mincho"/>
        </w:rPr>
      </w:pPr>
    </w:p>
    <w:p w:rsidR="00210EB9" w:rsidRDefault="006F4BB7" w:rsidP="00210EB9">
      <w:pPr>
        <w:pStyle w:val="jovBodyText"/>
      </w:pPr>
      <w:r>
        <w:rPr>
          <w:rFonts w:eastAsia="MS Mincho"/>
        </w:rPr>
        <w:t>[[discuss difference in calibration methods from Je</w:t>
      </w:r>
      <w:r>
        <w:rPr>
          <w:rFonts w:eastAsia="MS Mincho"/>
        </w:rPr>
        <w:t>f</w:t>
      </w:r>
      <w:r>
        <w:rPr>
          <w:rFonts w:eastAsia="MS Mincho"/>
        </w:rPr>
        <w:t>freys02 and Ronsse07. Ronsse07 calculated his gain matrix by perform a best fit by linear regression. In contrast, we employ Moore96’s video based algorithm with fixed thr</w:t>
      </w:r>
      <w:r>
        <w:rPr>
          <w:rFonts w:eastAsia="MS Mincho"/>
        </w:rPr>
        <w:t>e</w:t>
      </w:r>
      <w:r>
        <w:rPr>
          <w:rFonts w:eastAsia="MS Mincho"/>
        </w:rPr>
        <w:t>shold settings for error tolerance. Ronnse07 calibration is easier and faster to conduct (i.e., 20s)]]</w:t>
      </w:r>
      <w:r w:rsidR="00210EB9">
        <w:t xml:space="preserve"> </w:t>
      </w:r>
    </w:p>
    <w:p w:rsidR="00210EB9" w:rsidRDefault="00210EB9" w:rsidP="00210EB9">
      <w:pPr>
        <w:pStyle w:val="jovBodyText"/>
      </w:pPr>
      <w:r>
        <w:t xml:space="preserve">both = assume that the orientation of the head-tracked object is equal to the natural eye viewing direction (so 0.0, 0.0 deg) </w:t>
      </w:r>
    </w:p>
    <w:p w:rsidR="00210EB9" w:rsidRDefault="00210EB9" w:rsidP="00210EB9">
      <w:pPr>
        <w:pStyle w:val="jovBodyText"/>
      </w:pPr>
      <w:r>
        <w:t xml:space="preserve">one = tracks the eye position with markers on the face -use head realted viewing vector for fittng mapping function </w:t>
      </w:r>
    </w:p>
    <w:p w:rsidR="00E4107B" w:rsidRDefault="00210EB9" w:rsidP="00210EB9">
      <w:pPr>
        <w:pStyle w:val="jovBodyText"/>
      </w:pPr>
      <w:r>
        <w:t xml:space="preserve">the other one = -calculates eye position by assuming headpos = eye pos. Then they do a validation on a different position to use the error to assume a correct eye position (asumption error comes from wrong eye position) </w:t>
      </w:r>
    </w:p>
    <w:p w:rsidR="00D95B6B" w:rsidRPr="006F4BB7" w:rsidRDefault="00D95B6B" w:rsidP="00210EB9">
      <w:pPr>
        <w:pStyle w:val="jovBodyText"/>
        <w:rPr>
          <w:rFonts w:eastAsia="MS Mincho"/>
        </w:rPr>
      </w:pPr>
      <w:r>
        <w:t>The Calibration-Validation evaluation suggest that head movements are accompanied by an approximate i</w:t>
      </w:r>
      <w:r>
        <w:t>n</w:t>
      </w:r>
      <w:r>
        <w:t xml:space="preserve">crease in error of up to 0.46°. </w:t>
      </w:r>
      <w:r w:rsidR="00535D9F">
        <w:t>This error varies across ind</w:t>
      </w:r>
      <w:r w:rsidR="00535D9F">
        <w:t>i</w:t>
      </w:r>
      <w:r w:rsidR="00535D9F">
        <w:t xml:space="preserve">viduals and results from movement of the head-mounted eyetracker. </w:t>
      </w:r>
      <w:r>
        <w:t xml:space="preserve">At a distance of 100cm to the </w:t>
      </w:r>
      <w:r w:rsidR="00535D9F">
        <w:t xml:space="preserve">current display </w:t>
      </w:r>
      <w:r>
        <w:t xml:space="preserve">screen, this approximates to </w:t>
      </w:r>
      <w:r w:rsidR="00535D9F">
        <w:t>0.8cm (</w:t>
      </w:r>
      <w:commentRangeStart w:id="239"/>
      <w:r w:rsidR="00535D9F">
        <w:t>or 5 pixels</w:t>
      </w:r>
      <w:commentRangeEnd w:id="239"/>
      <w:r w:rsidR="00535D9F">
        <w:rPr>
          <w:rStyle w:val="CommentReference"/>
          <w:rFonts w:ascii="Times" w:hAnsi="Times"/>
        </w:rPr>
        <w:commentReference w:id="239"/>
      </w:r>
      <w:r w:rsidR="00535D9F">
        <w:t>)</w:t>
      </w:r>
      <w:r>
        <w:t xml:space="preserve">. </w:t>
      </w:r>
      <w:r w:rsidR="0005648A">
        <w:t>While the current system can still be i</w:t>
      </w:r>
      <w:r w:rsidR="00535D9F">
        <w:t>mprove</w:t>
      </w:r>
      <w:r w:rsidR="0005648A">
        <w:t>d</w:t>
      </w:r>
      <w:r w:rsidR="00535D9F">
        <w:t xml:space="preserve"> </w:t>
      </w:r>
      <w:r w:rsidR="0005648A">
        <w:t xml:space="preserve">by </w:t>
      </w:r>
      <w:r w:rsidR="00535D9F">
        <w:t xml:space="preserve">reducing slippage of the eyetracker, </w:t>
      </w:r>
      <w:r w:rsidR="0005648A">
        <w:t xml:space="preserve">it </w:t>
      </w:r>
      <w:r w:rsidR="00535D9F">
        <w:t>is adequate for most psychophysical exp</w:t>
      </w:r>
      <w:r w:rsidR="00535D9F">
        <w:t>e</w:t>
      </w:r>
      <w:r w:rsidR="00535D9F">
        <w:t>riments.</w:t>
      </w:r>
      <w:r w:rsidR="00735A0C">
        <w:t xml:space="preserve"> Another aspect is the need for participants to maintain a fixed head position in a non-rest head posture. Individuals </w:t>
      </w:r>
      <w:r w:rsidR="00094CFB">
        <w:t xml:space="preserve">could </w:t>
      </w:r>
      <w:r w:rsidR="00735A0C">
        <w:t xml:space="preserve">vary in their ability to do so because </w:t>
      </w:r>
      <w:r w:rsidR="00094CFB">
        <w:t>of differences in muscular neck strength</w:t>
      </w:r>
      <w:r w:rsidR="00735A0C">
        <w:t>.</w:t>
      </w:r>
    </w:p>
    <w:p w:rsidR="002C251E" w:rsidRDefault="002C251E" w:rsidP="00971F72">
      <w:pPr>
        <w:pStyle w:val="jovBodyText"/>
        <w:rPr>
          <w:rFonts w:eastAsia="MS Mincho"/>
        </w:rPr>
      </w:pPr>
      <w:r>
        <w:rPr>
          <w:rFonts w:eastAsia="MS Mincho"/>
        </w:rPr>
        <w:t>Display modules: A configuration for the planar display module, consisting of four points and representing a di</w:t>
      </w:r>
      <w:r>
        <w:rPr>
          <w:rFonts w:eastAsia="MS Mincho"/>
        </w:rPr>
        <w:t>s</w:t>
      </w:r>
      <w:r>
        <w:rPr>
          <w:rFonts w:eastAsia="MS Mincho"/>
        </w:rPr>
        <w:t>play model, can be created by a pyGaze tool. The configur</w:t>
      </w:r>
      <w:r>
        <w:rPr>
          <w:rFonts w:eastAsia="MS Mincho"/>
        </w:rPr>
        <w:t>a</w:t>
      </w:r>
      <w:r>
        <w:rPr>
          <w:rFonts w:eastAsia="MS Mincho"/>
        </w:rPr>
        <w:t xml:space="preserve">tion of the created planar display model is set so that [0,0]=top left, [1280,1034]=bottom right. </w:t>
      </w:r>
    </w:p>
    <w:p w:rsidR="00CB48F2" w:rsidRDefault="00AA576A" w:rsidP="00971F72">
      <w:pPr>
        <w:pStyle w:val="jovBodyText"/>
        <w:rPr>
          <w:rFonts w:eastAsia="MS Mincho"/>
        </w:rPr>
      </w:pPr>
      <w:r>
        <w:rPr>
          <w:rFonts w:eastAsia="MS Mincho"/>
        </w:rPr>
        <w:t xml:space="preserve">To create planar display configuration. </w:t>
      </w:r>
      <w:r w:rsidR="002C251E">
        <w:rPr>
          <w:rFonts w:eastAsia="MS Mincho"/>
        </w:rPr>
        <w:t>P</w:t>
      </w:r>
      <w:r>
        <w:rPr>
          <w:rFonts w:eastAsia="MS Mincho"/>
        </w:rPr>
        <w:t>lanar display coordinates: [0,0]=top left, [1280,1034]=bottom right</w:t>
      </w:r>
      <w:r w:rsidR="002C251E">
        <w:rPr>
          <w:rFonts w:eastAsia="MS Mincho"/>
        </w:rPr>
        <w:t>. This is determined by VisionEggVisualHooks because typically, VisionEgg uses OpenGL</w:t>
      </w:r>
    </w:p>
    <w:p w:rsidR="00AA576A" w:rsidRPr="00971F72" w:rsidRDefault="00CB48F2" w:rsidP="00971F72">
      <w:pPr>
        <w:pStyle w:val="jovBodyText"/>
        <w:rPr>
          <w:rFonts w:eastAsia="MS Mincho"/>
        </w:rPr>
      </w:pPr>
      <w:r>
        <w:rPr>
          <w:rFonts w:eastAsia="MS Mincho"/>
        </w:rPr>
        <w:t>The influence that minor variations in the experime</w:t>
      </w:r>
      <w:r>
        <w:rPr>
          <w:rFonts w:eastAsia="MS Mincho"/>
        </w:rPr>
        <w:t>n</w:t>
      </w:r>
      <w:r>
        <w:rPr>
          <w:rFonts w:eastAsia="MS Mincho"/>
        </w:rPr>
        <w:t xml:space="preserve">tal setup designs can yield over behavioral performance </w:t>
      </w:r>
      <w:r>
        <w:rPr>
          <w:rFonts w:eastAsia="MS Mincho"/>
        </w:rPr>
        <w:lastRenderedPageBreak/>
        <w:t>should not be underestimated. For example, by increasing the cost of information acquisition from a simple saccade to a head-movement, Ballard induced a shift from a mem</w:t>
      </w:r>
      <w:r>
        <w:rPr>
          <w:rFonts w:eastAsia="MS Mincho"/>
        </w:rPr>
        <w:t>o</w:t>
      </w:r>
      <w:r>
        <w:rPr>
          <w:rFonts w:eastAsia="MS Mincho"/>
        </w:rPr>
        <w:t>ryless strategy to one that required holding information in working memory (Ballard, Hayhoe, &amp; Pelz, 1995; Ballard, hayhoe, Pook, &amp; Rao, 1997). Conversely, allowing head-movements during gaze shifts and the resulting increase in the number of small-amplitude saccades might result in a different cognitive strategy from when head is restrained.</w:t>
      </w:r>
      <w:del w:id="240" w:author="Lewis L Chuang" w:date="2009-02-19T11:44:00Z">
        <w:r w:rsidR="002C251E">
          <w:rPr>
            <w:rFonts w:eastAsia="MS Mincho"/>
          </w:rPr>
          <w:delText xml:space="preserve"> and flips</w:delText>
        </w:r>
      </w:del>
    </w:p>
    <w:p w:rsidR="00736198" w:rsidRDefault="00736198">
      <w:pPr>
        <w:pStyle w:val="jovHeading1"/>
      </w:pPr>
      <w:bookmarkStart w:id="241" w:name="AppendixA"/>
      <w:bookmarkEnd w:id="241"/>
      <w:r>
        <w:t>Appendix A</w:t>
      </w:r>
    </w:p>
    <w:p w:rsidR="00736198" w:rsidRPr="0090299C" w:rsidRDefault="00736198">
      <w:pPr>
        <w:pStyle w:val="jovBodyText"/>
        <w:rPr>
          <w:rFonts w:eastAsia="MS Mincho"/>
          <w:color w:val="FF0000"/>
        </w:rPr>
      </w:pPr>
      <w:r w:rsidRPr="0090299C">
        <w:rPr>
          <w:rFonts w:eastAsia="MS Mincho"/>
          <w:color w:val="FF0000"/>
        </w:rPr>
        <w:t>If there is more than a single appendix, name them Appendix A, Appendix B, etc.</w:t>
      </w:r>
    </w:p>
    <w:p w:rsidR="00736198" w:rsidRDefault="00736198">
      <w:pPr>
        <w:pStyle w:val="jovHeading1"/>
      </w:pPr>
      <w:bookmarkStart w:id="242" w:name="Figure7"/>
      <w:bookmarkEnd w:id="242"/>
      <w:r>
        <w:t>Acknowledgments</w:t>
      </w:r>
    </w:p>
    <w:p w:rsidR="00736198" w:rsidRPr="002C26B5" w:rsidRDefault="00736198">
      <w:pPr>
        <w:pStyle w:val="jovBodyText"/>
        <w:rPr>
          <w:rFonts w:eastAsia="MS Mincho"/>
        </w:rPr>
      </w:pPr>
      <w:r w:rsidRPr="002C26B5">
        <w:rPr>
          <w:rFonts w:eastAsia="MS Mincho"/>
        </w:rPr>
        <w:t xml:space="preserve">This research was supported by </w:t>
      </w:r>
      <w:r w:rsidR="00A26BD3" w:rsidRPr="002C26B5">
        <w:rPr>
          <w:rFonts w:eastAsia="MS Mincho"/>
        </w:rPr>
        <w:t>a grant from the Baden-Würrtemberg xxx (BW-FIT) as part of the “</w:t>
      </w:r>
      <w:r w:rsidR="002C26B5">
        <w:rPr>
          <w:rFonts w:eastAsia="MS Mincho"/>
        </w:rPr>
        <w:t>Information at Your Fingertips” partnership</w:t>
      </w:r>
      <w:r w:rsidR="00A26BD3" w:rsidRPr="002C26B5">
        <w:rPr>
          <w:rFonts w:eastAsia="MS Mincho"/>
        </w:rPr>
        <w:t xml:space="preserve">.  We wish to thank </w:t>
      </w:r>
      <w:r w:rsidR="002C26B5" w:rsidRPr="002C26B5">
        <w:rPr>
          <w:rFonts w:eastAsia="MS Mincho"/>
        </w:rPr>
        <w:t>the fo</w:t>
      </w:r>
      <w:r w:rsidR="002C26B5" w:rsidRPr="002C26B5">
        <w:rPr>
          <w:rFonts w:eastAsia="MS Mincho"/>
        </w:rPr>
        <w:t>l</w:t>
      </w:r>
      <w:r w:rsidR="002C26B5" w:rsidRPr="002C26B5">
        <w:rPr>
          <w:rFonts w:eastAsia="MS Mincho"/>
        </w:rPr>
        <w:t xml:space="preserve">lowing researchers for their help testing the system with a wide variety of hardware and application scenarios: </w:t>
      </w:r>
      <w:r w:rsidR="00A26BD3" w:rsidRPr="002C26B5">
        <w:rPr>
          <w:rFonts w:eastAsia="MS Mincho"/>
        </w:rPr>
        <w:t>Werner König, Joachim Bieg, Harald Reiter</w:t>
      </w:r>
      <w:r w:rsidR="002C26B5" w:rsidRPr="002C26B5">
        <w:rPr>
          <w:rFonts w:eastAsia="MS Mincho"/>
        </w:rPr>
        <w:t>rer, Oliver Deussen, xxx, Berlin group.</w:t>
      </w:r>
    </w:p>
    <w:p w:rsidR="00736198" w:rsidRPr="0090299C" w:rsidRDefault="00736198">
      <w:pPr>
        <w:pStyle w:val="jovBodyText"/>
        <w:rPr>
          <w:del w:id="243" w:author="Lewis L Chuang" w:date="2009-02-19T11:44:00Z"/>
          <w:rFonts w:eastAsia="MS Mincho"/>
          <w:color w:val="FF0000"/>
        </w:rPr>
      </w:pPr>
      <w:del w:id="244" w:author="Lewis L Chuang" w:date="2009-02-19T11:44:00Z">
        <w:r w:rsidRPr="0090299C">
          <w:rPr>
            <w:rFonts w:eastAsia="MS Mincho"/>
            <w:color w:val="FF0000"/>
          </w:rPr>
          <w:delText>This research was supported by National Institutes of Health Grants EY-12345 (J.Q.S), EY-678910 (JJJ). The a</w:delText>
        </w:r>
        <w:r w:rsidRPr="0090299C">
          <w:rPr>
            <w:rFonts w:eastAsia="MS Mincho"/>
            <w:color w:val="FF0000"/>
          </w:rPr>
          <w:delText>c</w:delText>
        </w:r>
        <w:r w:rsidRPr="0090299C">
          <w:rPr>
            <w:rFonts w:eastAsia="MS Mincho"/>
            <w:color w:val="FF0000"/>
          </w:rPr>
          <w:delText>knowledgements should contain a statement on commercial relationships, like the follo</w:delText>
        </w:r>
        <w:r w:rsidRPr="0090299C">
          <w:rPr>
            <w:rFonts w:eastAsia="MS Mincho"/>
            <w:color w:val="FF0000"/>
          </w:rPr>
          <w:delText>w</w:delText>
        </w:r>
        <w:r w:rsidRPr="0090299C">
          <w:rPr>
            <w:rFonts w:eastAsia="MS Mincho"/>
            <w:color w:val="FF0000"/>
          </w:rPr>
          <w:delText>ing.</w:delText>
        </w:r>
      </w:del>
    </w:p>
    <w:p w:rsidR="00736198" w:rsidRDefault="00736198">
      <w:pPr>
        <w:pStyle w:val="jovBodyText"/>
      </w:pPr>
    </w:p>
    <w:p w:rsidR="00736198" w:rsidRDefault="00736198">
      <w:pPr>
        <w:pStyle w:val="jovBodyTextContinue"/>
      </w:pPr>
      <w:r>
        <w:t>Commercial relationships: none.</w:t>
      </w:r>
    </w:p>
    <w:p w:rsidR="00736198" w:rsidRDefault="00736198">
      <w:pPr>
        <w:pStyle w:val="jovBodyTextContinue"/>
      </w:pPr>
      <w:r>
        <w:t>Corresponding author:</w:t>
      </w:r>
      <w:r w:rsidR="00427840">
        <w:t xml:space="preserve"> </w:t>
      </w:r>
    </w:p>
    <w:p w:rsidR="00736198" w:rsidRDefault="00736198">
      <w:pPr>
        <w:pStyle w:val="jovBodyTextContinue"/>
      </w:pPr>
      <w:r>
        <w:t xml:space="preserve">Email: </w:t>
      </w:r>
    </w:p>
    <w:p w:rsidR="00736198" w:rsidRDefault="00736198">
      <w:pPr>
        <w:pStyle w:val="jovBodyTextContinue"/>
      </w:pPr>
      <w:r>
        <w:t xml:space="preserve">Address: </w:t>
      </w:r>
      <w:r w:rsidR="002C26B5">
        <w:t>Spemannstr.</w:t>
      </w:r>
      <w:del w:id="245" w:author="Lewis L Chuang" w:date="2009-02-19T11:44:00Z">
        <w:r w:rsidR="00427840">
          <w:delText>Spemannstrasse</w:delText>
        </w:r>
      </w:del>
      <w:r w:rsidR="00427840">
        <w:t xml:space="preserve"> 38</w:t>
      </w:r>
      <w:r>
        <w:t xml:space="preserve">, </w:t>
      </w:r>
      <w:r w:rsidR="00427840">
        <w:t>72076, Tübingen, Germany</w:t>
      </w:r>
      <w:r>
        <w:t>.</w:t>
      </w:r>
    </w:p>
    <w:p w:rsidR="00736198" w:rsidRDefault="00736198">
      <w:pPr>
        <w:pStyle w:val="jovHeading1"/>
      </w:pPr>
      <w:r>
        <w:t>References</w:t>
      </w:r>
    </w:p>
    <w:p w:rsidR="00736198" w:rsidRPr="00B10310" w:rsidRDefault="00736198">
      <w:pPr>
        <w:pStyle w:val="jovBodyText"/>
        <w:rPr>
          <w:color w:val="FF0000"/>
        </w:rPr>
      </w:pPr>
      <w:del w:id="246" w:author="Lewis L Chuang" w:date="2009-05-04T15:41:00Z">
        <w:r w:rsidRPr="00B10310" w:rsidDel="0087390A">
          <w:rPr>
            <w:color w:val="FF0000"/>
          </w:rPr>
          <w:delText>The following references are formatted using the jovReference style. Make each reference an anchor (called a bookmark in MS Word). Then h</w:delText>
        </w:r>
      </w:del>
      <w:ins w:id="247" w:author="Lewis L Chuang" w:date="2009-05-04T15:41:00Z">
        <w:r w:rsidR="0087390A">
          <w:rPr>
            <w:color w:val="FF0000"/>
          </w:rPr>
          <w:t>H</w:t>
        </w:r>
      </w:ins>
      <w:r w:rsidRPr="00B10310">
        <w:rPr>
          <w:color w:val="FF0000"/>
        </w:rPr>
        <w:t>yperlink each in-text citation to its reference anchor.</w:t>
      </w:r>
      <w:ins w:id="248" w:author="Lewis L Chuang" w:date="2009-05-04T15:41:00Z">
        <w:r w:rsidR="0087390A">
          <w:rPr>
            <w:color w:val="FF0000"/>
          </w:rPr>
          <w:t xml:space="preserve"> </w:t>
        </w:r>
      </w:ins>
      <w:del w:id="249" w:author="Lewis L Chuang" w:date="2009-05-04T15:41:00Z">
        <w:r w:rsidRPr="00B10310" w:rsidDel="0087390A">
          <w:rPr>
            <w:color w:val="FF0000"/>
          </w:rPr>
          <w:delText xml:space="preserve"> The examples in this template function in this way. If you can, i</w:delText>
        </w:r>
      </w:del>
      <w:ins w:id="250" w:author="Lewis L Chuang" w:date="2009-05-04T15:41:00Z">
        <w:r w:rsidR="0087390A">
          <w:rPr>
            <w:color w:val="FF0000"/>
          </w:rPr>
          <w:t>I</w:t>
        </w:r>
      </w:ins>
      <w:r w:rsidRPr="00B10310">
        <w:rPr>
          <w:color w:val="FF0000"/>
        </w:rPr>
        <w:t xml:space="preserve">nsert the [PubMed] link as well using the example given here (see </w:t>
      </w:r>
      <w:hyperlink r:id="rId26" w:history="1">
        <w:r w:rsidRPr="00B10310">
          <w:rPr>
            <w:rStyle w:val="Hyperlink"/>
            <w:color w:val="FF0000"/>
          </w:rPr>
          <w:t>instructions.pdf</w:t>
        </w:r>
      </w:hyperlink>
      <w:r w:rsidRPr="00B10310">
        <w:rPr>
          <w:color w:val="FF0000"/>
        </w:rPr>
        <w:t>). If the full text is available from an archival on-line source (e.g. Journal of Vision), that should also be provided as a link to the string [Article] at the end of the reference.</w:t>
      </w:r>
    </w:p>
    <w:p w:rsidR="00736198" w:rsidRDefault="00736198">
      <w:pPr>
        <w:pStyle w:val="jovReference"/>
        <w:rPr>
          <w:ins w:id="251" w:author="Lewis L Chuang" w:date="2009-03-31T10:57:00Z"/>
          <w:color w:val="FF0000"/>
        </w:rPr>
      </w:pPr>
      <w:bookmarkStart w:id="252" w:name="Andrews1979"/>
      <w:r w:rsidRPr="00B10310">
        <w:rPr>
          <w:color w:val="FF0000"/>
        </w:rPr>
        <w:t>Andrews, B. W., &amp; Pollen, D. A. (1979). Relationship b</w:t>
      </w:r>
      <w:r w:rsidRPr="00B10310">
        <w:rPr>
          <w:color w:val="FF0000"/>
        </w:rPr>
        <w:t>e</w:t>
      </w:r>
      <w:r w:rsidRPr="00B10310">
        <w:rPr>
          <w:color w:val="FF0000"/>
        </w:rPr>
        <w:t xml:space="preserve">tween spatial frequency selectivity and receptive field profile of simple cells. </w:t>
      </w:r>
      <w:r w:rsidRPr="00B10310">
        <w:rPr>
          <w:i/>
          <w:color w:val="FF0000"/>
        </w:rPr>
        <w:t>Journal of Physiology,</w:t>
      </w:r>
      <w:r w:rsidRPr="00B10310">
        <w:rPr>
          <w:color w:val="FF0000"/>
        </w:rPr>
        <w:t xml:space="preserve"> </w:t>
      </w:r>
      <w:r w:rsidRPr="00B10310">
        <w:rPr>
          <w:i/>
          <w:color w:val="FF0000"/>
        </w:rPr>
        <w:t>287</w:t>
      </w:r>
      <w:r w:rsidRPr="00B10310">
        <w:rPr>
          <w:color w:val="FF0000"/>
        </w:rPr>
        <w:t>, 163-176. [</w:t>
      </w:r>
      <w:hyperlink r:id="rId27" w:history="1">
        <w:r w:rsidRPr="00B10310">
          <w:rPr>
            <w:rStyle w:val="Hyperlink"/>
            <w:color w:val="FF0000"/>
          </w:rPr>
          <w:t>PubMed</w:t>
        </w:r>
      </w:hyperlink>
      <w:r w:rsidRPr="00B10310">
        <w:rPr>
          <w:color w:val="FF0000"/>
        </w:rPr>
        <w:t>]</w:t>
      </w:r>
      <w:bookmarkEnd w:id="252"/>
    </w:p>
    <w:p w:rsidR="00C61A97" w:rsidRDefault="00375DCF" w:rsidP="00CD23A8">
      <w:pPr>
        <w:pStyle w:val="jovReference"/>
      </w:pPr>
      <w:r w:rsidRPr="00375DCF">
        <w:rPr>
          <w:rPrChange w:id="253" w:author="Lewis L Chuang" w:date="2009-03-31T10:59:00Z">
            <w:rPr>
              <w:rFonts w:ascii="Times" w:hAnsi="Times"/>
              <w:color w:val="FF0000"/>
              <w:sz w:val="16"/>
              <w:szCs w:val="16"/>
            </w:rPr>
          </w:rPrChange>
        </w:rPr>
        <w:t>Babcock, J.S. &amp; Pelz, J.B. (2004). Building a lightweight eyetracking headgear. ETRA: Eye Tracking Research and Applications Symposium</w:t>
      </w:r>
      <w:ins w:id="254" w:author="Lewis L Chuang" w:date="2009-03-31T10:59:00Z">
        <w:r w:rsidR="00CD23A8">
          <w:t>,</w:t>
        </w:r>
      </w:ins>
      <w:r w:rsidRPr="00375DCF">
        <w:rPr>
          <w:rPrChange w:id="255" w:author="Lewis L Chuang" w:date="2009-03-31T10:59:00Z">
            <w:rPr>
              <w:rFonts w:ascii="Times" w:hAnsi="Times"/>
              <w:color w:val="FF0000"/>
              <w:sz w:val="16"/>
              <w:szCs w:val="16"/>
            </w:rPr>
          </w:rPrChange>
        </w:rPr>
        <w:t xml:space="preserve"> 109-113.</w:t>
      </w:r>
    </w:p>
    <w:p w:rsidR="007811B1" w:rsidRDefault="00A15681">
      <w:pPr>
        <w:pStyle w:val="jovReference"/>
        <w:rPr>
          <w:rFonts w:ascii="Times New Roman" w:hAnsi="Times New Roman"/>
        </w:rPr>
        <w:pPrChange w:id="256" w:author="Lewis L Chuang" w:date="2009-05-04T15:33:00Z">
          <w:pPr/>
        </w:pPrChange>
      </w:pPr>
      <w:r w:rsidRPr="00BB15ED">
        <w:t>Bizzi, E.; Kalil, R. E. &amp; Tagliasco, V.</w:t>
      </w:r>
      <w:r w:rsidRPr="00BB15ED">
        <w:br/>
        <w:t>Eye-Head Coordination in Monkeys: Evidence for Centrally Patterned Organization.</w:t>
      </w:r>
      <w:r w:rsidRPr="00BB15ED">
        <w:br/>
      </w:r>
      <w:r w:rsidRPr="00BB15ED">
        <w:rPr>
          <w:i/>
          <w:iCs/>
        </w:rPr>
        <w:t xml:space="preserve">Science, </w:t>
      </w:r>
      <w:r w:rsidRPr="00BB15ED">
        <w:rPr>
          <w:b/>
          <w:bCs/>
        </w:rPr>
        <w:t>1971</w:t>
      </w:r>
      <w:r w:rsidRPr="00BB15ED">
        <w:rPr>
          <w:i/>
          <w:iCs/>
        </w:rPr>
        <w:t>, 173</w:t>
      </w:r>
      <w:r w:rsidRPr="00BB15ED">
        <w:t>, 452-454</w:t>
      </w:r>
      <w:r w:rsidRPr="00BB15ED">
        <w:rPr>
          <w:rFonts w:ascii="Times New Roman" w:hAnsi="Times New Roman"/>
        </w:rPr>
        <w:t xml:space="preserve"> </w:t>
      </w:r>
    </w:p>
    <w:p w:rsidR="007811B1" w:rsidRDefault="00A15681">
      <w:pPr>
        <w:pStyle w:val="jovReference"/>
        <w:rPr>
          <w:rFonts w:ascii="Times New Roman" w:hAnsi="Times New Roman"/>
        </w:rPr>
        <w:pPrChange w:id="257" w:author="Lewis L Chuang" w:date="2009-05-04T15:08:00Z">
          <w:pPr/>
        </w:pPrChange>
      </w:pPr>
      <w:r>
        <w:t>Chen, J., Solinger, A. B.,</w:t>
      </w:r>
      <w:r w:rsidRPr="005D0056">
        <w:t xml:space="preserve"> Poncet, J. F. &amp; Lantz, C. A.</w:t>
      </w:r>
      <w:r>
        <w:t xml:space="preserve">, 1999, </w:t>
      </w:r>
      <w:r w:rsidRPr="005D0056">
        <w:t>Meta-analysis of normative cervical motion.</w:t>
      </w:r>
      <w:r w:rsidRPr="005D0056">
        <w:br/>
      </w:r>
      <w:r w:rsidRPr="005D0056">
        <w:rPr>
          <w:i/>
          <w:iCs/>
        </w:rPr>
        <w:t>Spine, 24</w:t>
      </w:r>
      <w:r w:rsidRPr="005D0056">
        <w:t>, 1571-1578</w:t>
      </w:r>
      <w:r w:rsidRPr="005D0056">
        <w:rPr>
          <w:rFonts w:ascii="Times New Roman" w:hAnsi="Times New Roman"/>
        </w:rPr>
        <w:t xml:space="preserve"> </w:t>
      </w:r>
    </w:p>
    <w:p w:rsidR="007811B1" w:rsidRDefault="007811B1">
      <w:pPr>
        <w:pStyle w:val="jovReference"/>
      </w:pPr>
    </w:p>
    <w:p w:rsidR="007811B1" w:rsidRDefault="007811B1">
      <w:pPr>
        <w:pStyle w:val="jovReference"/>
      </w:pPr>
    </w:p>
    <w:p w:rsidR="007811B1" w:rsidRDefault="007811B1">
      <w:pPr>
        <w:pStyle w:val="jovReference"/>
      </w:pPr>
    </w:p>
    <w:p w:rsidR="007811B1" w:rsidRDefault="00A15681">
      <w:pPr>
        <w:pStyle w:val="jovReference"/>
        <w:rPr>
          <w:rFonts w:ascii="Times New Roman" w:hAnsi="Times New Roman"/>
          <w:rPrChange w:id="258" w:author="Lewis L Chuang" w:date="2009-05-04T14:48:00Z">
            <w:rPr/>
          </w:rPrChange>
        </w:rPr>
        <w:pPrChange w:id="259" w:author="Lewis L Chuang" w:date="2009-05-04T14:48:00Z">
          <w:pPr/>
        </w:pPrChange>
      </w:pPr>
      <w:r w:rsidRPr="003B154A">
        <w:t>Guitton, D. &amp; Volle, M.</w:t>
      </w:r>
      <w:r>
        <w:t xml:space="preserve"> (1987). </w:t>
      </w:r>
      <w:r w:rsidRPr="003B154A">
        <w:t>Gaze control in humans: eye-head coordination during orienting movements to targets within and beyond the oculomotor range.</w:t>
      </w:r>
      <w:r w:rsidRPr="003B154A">
        <w:br/>
      </w:r>
      <w:r>
        <w:rPr>
          <w:i/>
          <w:iCs/>
        </w:rPr>
        <w:t>Journal of Neurophysiology</w:t>
      </w:r>
      <w:r w:rsidR="00375DCF" w:rsidRPr="00375DCF">
        <w:rPr>
          <w:i/>
          <w:iCs/>
          <w:rPrChange w:id="260" w:author="Lewis L Chuang" w:date="2009-05-04T14:48:00Z">
            <w:rPr>
              <w:rFonts w:ascii="Arial" w:hAnsi="Arial" w:cs="Arial"/>
              <w:i/>
              <w:iCs/>
              <w:color w:val="0000FF"/>
              <w:sz w:val="24"/>
              <w:szCs w:val="24"/>
            </w:rPr>
          </w:rPrChange>
        </w:rPr>
        <w:t>, 58</w:t>
      </w:r>
      <w:r w:rsidR="00375DCF" w:rsidRPr="00375DCF">
        <w:rPr>
          <w:rPrChange w:id="261" w:author="Lewis L Chuang" w:date="2009-05-04T14:48:00Z">
            <w:rPr>
              <w:rFonts w:ascii="Arial" w:hAnsi="Arial" w:cs="Arial"/>
              <w:color w:val="0000FF"/>
              <w:sz w:val="24"/>
              <w:szCs w:val="24"/>
            </w:rPr>
          </w:rPrChange>
        </w:rPr>
        <w:t>, 427-459</w:t>
      </w:r>
      <w:r w:rsidR="00375DCF" w:rsidRPr="00375DCF">
        <w:rPr>
          <w:rFonts w:ascii="Times New Roman" w:hAnsi="Times New Roman"/>
          <w:rPrChange w:id="262" w:author="Lewis L Chuang" w:date="2009-05-04T14:48:00Z">
            <w:rPr>
              <w:rFonts w:ascii="Times New Roman" w:hAnsi="Times New Roman"/>
              <w:color w:val="0000FF"/>
              <w:sz w:val="24"/>
              <w:szCs w:val="24"/>
            </w:rPr>
          </w:rPrChange>
        </w:rPr>
        <w:t xml:space="preserve"> </w:t>
      </w:r>
    </w:p>
    <w:p w:rsidR="008F0A31" w:rsidRPr="008F0A31" w:rsidRDefault="008F0A31" w:rsidP="008F0A31">
      <w:pPr>
        <w:pStyle w:val="jovReference"/>
        <w:rPr>
          <w:rFonts w:ascii="Times New Roman" w:hAnsi="Times New Roman"/>
        </w:rPr>
      </w:pPr>
      <w:bookmarkStart w:id="263" w:name="Baddeley1997"/>
      <w:bookmarkStart w:id="264" w:name="roorda2002"/>
      <w:bookmarkEnd w:id="263"/>
      <w:r>
        <w:t>Ronsse, R.,</w:t>
      </w:r>
      <w:r w:rsidRPr="008F0A31">
        <w:t xml:space="preserve"> White, O.</w:t>
      </w:r>
      <w:r>
        <w:t>,</w:t>
      </w:r>
      <w:r w:rsidRPr="008F0A31">
        <w:t xml:space="preserve"> &amp; Lefevre, P.</w:t>
      </w:r>
      <w:r>
        <w:t xml:space="preserve"> (2007). </w:t>
      </w:r>
      <w:r w:rsidRPr="008F0A31">
        <w:br/>
        <w:t>Computation of gaze orientation under unrestrained head movements</w:t>
      </w:r>
      <w:r>
        <w:t xml:space="preserve">. </w:t>
      </w:r>
      <w:r w:rsidRPr="008F0A31">
        <w:rPr>
          <w:i/>
          <w:iCs/>
        </w:rPr>
        <w:t>Journal Of Neuroscience Methods, 159</w:t>
      </w:r>
      <w:r w:rsidRPr="008F0A31">
        <w:t>, 158-169</w:t>
      </w:r>
      <w:r>
        <w:rPr>
          <w:rFonts w:ascii="Times New Roman" w:hAnsi="Times New Roman"/>
        </w:rPr>
        <w:t>.</w:t>
      </w:r>
      <w:bookmarkEnd w:id="264"/>
    </w:p>
    <w:p w:rsidR="007811B1" w:rsidRDefault="0090299C" w:rsidP="007811B1">
      <w:pPr>
        <w:pStyle w:val="jovReference"/>
      </w:pPr>
      <w:r>
        <w:t>Moore, S. T.,</w:t>
      </w:r>
      <w:r w:rsidRPr="0090299C">
        <w:t xml:space="preserve"> Haslwanter, T.</w:t>
      </w:r>
      <w:r>
        <w:t>,</w:t>
      </w:r>
      <w:r w:rsidRPr="0090299C">
        <w:t xml:space="preserve"> Curthoys, I. S. &amp; Smith, S. T.</w:t>
      </w:r>
      <w:r w:rsidRPr="0090299C">
        <w:br/>
      </w:r>
      <w:r>
        <w:t>(1996).</w:t>
      </w:r>
      <w:r w:rsidRPr="0090299C">
        <w:t xml:space="preserve"> </w:t>
      </w:r>
      <w:r>
        <w:t xml:space="preserve">A </w:t>
      </w:r>
      <w:r w:rsidRPr="0090299C">
        <w:t>geometric basis for measurement of three-dimensional eye position using image processing.</w:t>
      </w:r>
      <w:r w:rsidRPr="0090299C">
        <w:br/>
      </w:r>
      <w:r w:rsidRPr="0090299C">
        <w:rPr>
          <w:i/>
        </w:rPr>
        <w:t xml:space="preserve">Vision </w:t>
      </w:r>
      <w:r>
        <w:rPr>
          <w:i/>
        </w:rPr>
        <w:t>R</w:t>
      </w:r>
      <w:r w:rsidRPr="0090299C">
        <w:rPr>
          <w:i/>
        </w:rPr>
        <w:t>esearch</w:t>
      </w:r>
      <w:r w:rsidRPr="0090299C">
        <w:t xml:space="preserve">, </w:t>
      </w:r>
      <w:r w:rsidRPr="0090299C">
        <w:rPr>
          <w:i/>
        </w:rPr>
        <w:t>36</w:t>
      </w:r>
      <w:r w:rsidRPr="0090299C">
        <w:t>, 445-459</w:t>
      </w:r>
      <w:r>
        <w:t>.</w:t>
      </w:r>
    </w:p>
    <w:p w:rsidR="007811B1" w:rsidRDefault="001C3AA4" w:rsidP="007811B1">
      <w:pPr>
        <w:pStyle w:val="jovReference"/>
      </w:pPr>
      <w:r>
        <w:lastRenderedPageBreak/>
        <w:t>Peirce, JW (2007) PsychoPy - Psychophysics software in P</w:t>
      </w:r>
      <w:r>
        <w:t>y</w:t>
      </w:r>
      <w:r>
        <w:t>thon. J Neurosci Methods, 162(1-2):8-13</w:t>
      </w:r>
    </w:p>
    <w:p w:rsidR="007811B1" w:rsidRDefault="001C3AA4" w:rsidP="007811B1">
      <w:pPr>
        <w:pStyle w:val="jovReference"/>
      </w:pPr>
      <w:r>
        <w:t>Peirce, JW (2009) Generating stimuli for neuroscience u</w:t>
      </w:r>
      <w:r>
        <w:t>s</w:t>
      </w:r>
      <w:r>
        <w:t>ing PsychoPy. Front</w:t>
      </w:r>
      <w:r w:rsidR="007811B1">
        <w:t>iers of</w:t>
      </w:r>
      <w:r>
        <w:t xml:space="preserve"> Neuroinform</w:t>
      </w:r>
      <w:r w:rsidR="007811B1">
        <w:t>atics,</w:t>
      </w:r>
      <w:r>
        <w:t xml:space="preserve"> (2008) 2:10. doi:10.3389/neuro.11.010.2008</w:t>
      </w:r>
    </w:p>
    <w:p w:rsidR="007811B1" w:rsidRPr="007811B1" w:rsidRDefault="007811B1" w:rsidP="007811B1">
      <w:pPr>
        <w:pStyle w:val="jovReference"/>
      </w:pPr>
      <w:r w:rsidRPr="007811B1">
        <w:t>Zangemeister, W. H. &amp; Stark, L.</w:t>
      </w:r>
      <w:r w:rsidRPr="007811B1">
        <w:br/>
        <w:t>Types of gaze movement: variable interactions of eye and head movements.</w:t>
      </w:r>
      <w:r w:rsidRPr="007811B1">
        <w:br/>
        <w:t xml:space="preserve">Exp Neurol, 1982, 77, 563-577 </w:t>
      </w:r>
    </w:p>
    <w:p w:rsidR="007811B1" w:rsidRDefault="007811B1" w:rsidP="007811B1">
      <w:pPr>
        <w:pStyle w:val="jovReference"/>
      </w:pPr>
    </w:p>
    <w:p w:rsidR="007811B1" w:rsidRDefault="007811B1" w:rsidP="001C3AA4">
      <w:pPr>
        <w:pStyle w:val="PlainText"/>
      </w:pPr>
    </w:p>
    <w:p w:rsidR="0090299C" w:rsidRPr="0090299C" w:rsidRDefault="0090299C" w:rsidP="0090299C">
      <w:pPr>
        <w:pStyle w:val="jovReference"/>
        <w:sectPr w:rsidR="0090299C" w:rsidRPr="0090299C">
          <w:headerReference w:type="default" r:id="rId28"/>
          <w:footerReference w:type="default" r:id="rId29"/>
          <w:type w:val="continuous"/>
          <w:pgSz w:w="12240" w:h="15840"/>
          <w:pgMar w:top="1152" w:right="720" w:bottom="1008" w:left="720" w:header="720" w:footer="720" w:gutter="0"/>
          <w:cols w:num="2" w:space="432"/>
        </w:sectPr>
      </w:pPr>
    </w:p>
    <w:p w:rsidR="004C39F2" w:rsidRDefault="007D5A82" w:rsidP="00A15681">
      <w:pPr>
        <w:pStyle w:val="jovReference"/>
        <w:rPr>
          <w:rFonts w:ascii="Times New Roman" w:hAnsi="Times New Roman"/>
        </w:rPr>
      </w:pPr>
      <w:r w:rsidRPr="007D5A82">
        <w:rPr>
          <w:rFonts w:ascii="Times New Roman" w:hAnsi="Times New Roman"/>
        </w:rPr>
        <w:lastRenderedPageBreak/>
        <w:t xml:space="preserve"> </w:t>
      </w:r>
    </w:p>
    <w:sectPr w:rsidR="004C39F2" w:rsidSect="001505DA">
      <w:type w:val="continuous"/>
      <w:pgSz w:w="12240" w:h="15840"/>
      <w:pgMar w:top="1152" w:right="720" w:bottom="1008" w:left="720" w:header="720" w:footer="720" w:gutter="0"/>
      <w:cols w:num="2" w:space="43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Lewis L Chuang" w:date="2009-06-12T14:24:00Z" w:initials="llc">
    <w:p w:rsidR="007811B1" w:rsidRDefault="007811B1">
      <w:pPr>
        <w:pStyle w:val="CommentText"/>
      </w:pPr>
      <w:r>
        <w:rPr>
          <w:rStyle w:val="CommentReference"/>
        </w:rPr>
        <w:annotationRef/>
      </w:r>
      <w:r>
        <w:t>may not be necessary to provide a full survey of existing ey</w:t>
      </w:r>
      <w:r>
        <w:t>e</w:t>
      </w:r>
      <w:r>
        <w:t>tracking technology</w:t>
      </w:r>
    </w:p>
  </w:comment>
  <w:comment w:id="27" w:author="Lewis L Chuang" w:date="2009-06-12T14:24:00Z" w:initials="llc">
    <w:p w:rsidR="007811B1" w:rsidRDefault="007811B1">
      <w:pPr>
        <w:pStyle w:val="CommentText"/>
      </w:pPr>
      <w:r>
        <w:rPr>
          <w:rStyle w:val="CommentReference"/>
        </w:rPr>
        <w:annotationRef/>
      </w:r>
      <w:r>
        <w:t>check if all necessary hardware is mentioned. still missing exp</w:t>
      </w:r>
      <w:r>
        <w:t>e</w:t>
      </w:r>
      <w:r>
        <w:t>rimental computer and means to commun</w:t>
      </w:r>
      <w:r>
        <w:t>i</w:t>
      </w:r>
      <w:r>
        <w:t>cate with tracking hardware</w:t>
      </w:r>
    </w:p>
  </w:comment>
  <w:comment w:id="166" w:author="Lewis" w:date="2009-06-12T14:24:00Z" w:initials="L">
    <w:p w:rsidR="007811B1" w:rsidRDefault="007811B1">
      <w:pPr>
        <w:pStyle w:val="CommentText"/>
      </w:pPr>
      <w:r>
        <w:rPr>
          <w:rStyle w:val="CommentReference"/>
        </w:rPr>
        <w:annotationRef/>
      </w:r>
      <w:r>
        <w:t>This might need revi</w:t>
      </w:r>
      <w:r>
        <w:t>s</w:t>
      </w:r>
      <w:r>
        <w:t>ing as Sebastian has made changes since VMV</w:t>
      </w:r>
    </w:p>
  </w:comment>
  <w:comment w:id="173" w:author="Lewis L Chuang" w:date="2009-06-12T14:24:00Z" w:initials="llc">
    <w:p w:rsidR="007811B1" w:rsidRDefault="007811B1">
      <w:pPr>
        <w:pStyle w:val="CommentText"/>
      </w:pPr>
      <w:r>
        <w:rPr>
          <w:rStyle w:val="CommentReference"/>
        </w:rPr>
        <w:annotationRef/>
      </w:r>
      <w:r>
        <w:t>renamed from ey</w:t>
      </w:r>
      <w:r>
        <w:t>e</w:t>
      </w:r>
      <w:r>
        <w:t xml:space="preserve">headtracker. </w:t>
      </w:r>
    </w:p>
    <w:p w:rsidR="007811B1" w:rsidRDefault="007811B1">
      <w:pPr>
        <w:pStyle w:val="CommentText"/>
      </w:pPr>
      <w:r>
        <w:t>Sebastian: Do not forget to rename this object in libGaze. You did not reply to my last email about when you are going to clean up the names in libGaze and how we should work out a list of amendments.</w:t>
      </w:r>
    </w:p>
  </w:comment>
  <w:comment w:id="200" w:author="Lewis L Chuang" w:date="2009-06-12T14:24:00Z" w:initials="llc">
    <w:p w:rsidR="007811B1" w:rsidRDefault="007811B1">
      <w:pPr>
        <w:pStyle w:val="CommentText"/>
      </w:pPr>
      <w:r>
        <w:rPr>
          <w:rStyle w:val="CommentReference"/>
        </w:rPr>
        <w:annotationRef/>
      </w:r>
      <w:r>
        <w:t>Sebastian: In the user docu, you do not configure gt for the discfg. I assume that you have separated the co</w:t>
      </w:r>
      <w:r>
        <w:t>n</w:t>
      </w:r>
      <w:r>
        <w:t>figs for the two objects but please bear in mind that I am only making a guess based on my programming knowledge.</w:t>
      </w:r>
    </w:p>
  </w:comment>
  <w:comment w:id="202" w:author="Lewis L Chuang" w:date="2009-06-12T14:24:00Z" w:initials="llc">
    <w:p w:rsidR="007811B1" w:rsidRDefault="007811B1">
      <w:pPr>
        <w:pStyle w:val="CommentText"/>
      </w:pPr>
      <w:r>
        <w:rPr>
          <w:rStyle w:val="CommentReference"/>
        </w:rPr>
        <w:annotationRef/>
      </w:r>
      <w:r>
        <w:t>I have not written the  notations in a better format because i don’t know if we are still keeping to these not</w:t>
      </w:r>
      <w:r>
        <w:t>a</w:t>
      </w:r>
      <w:r>
        <w:t>tions.</w:t>
      </w:r>
    </w:p>
    <w:p w:rsidR="007811B1" w:rsidRDefault="007811B1">
      <w:pPr>
        <w:pStyle w:val="CommentText"/>
      </w:pPr>
      <w:r>
        <w:t>Roland: could you decide and let me know if you want me to edit accordingly.</w:t>
      </w:r>
    </w:p>
  </w:comment>
  <w:comment w:id="203" w:author="Lewis L Chuang" w:date="2009-06-12T14:24:00Z" w:initials="llc">
    <w:p w:rsidR="007811B1" w:rsidRDefault="007811B1" w:rsidP="004254DA">
      <w:pPr>
        <w:pStyle w:val="CommentText"/>
      </w:pPr>
      <w:r>
        <w:rPr>
          <w:rStyle w:val="CommentReference"/>
        </w:rPr>
        <w:annotationRef/>
      </w:r>
      <w:r>
        <w:t>renamed from ey</w:t>
      </w:r>
      <w:r>
        <w:t>e</w:t>
      </w:r>
      <w:r>
        <w:t xml:space="preserve">headtracker. </w:t>
      </w:r>
    </w:p>
    <w:p w:rsidR="007811B1" w:rsidRDefault="007811B1" w:rsidP="004254DA">
      <w:pPr>
        <w:pStyle w:val="CommentText"/>
      </w:pPr>
      <w:r>
        <w:t>Sebastian: Do not forget to rename this object in libGaze. You did not reply to my last email about when you are going to clean up the names in libGaze and how we should work out a list of amendments.</w:t>
      </w:r>
    </w:p>
  </w:comment>
  <w:comment w:id="207" w:author="Lewis L Chuang" w:date="2009-06-12T14:24:00Z" w:initials="llc">
    <w:p w:rsidR="007811B1" w:rsidRDefault="007811B1">
      <w:pPr>
        <w:pStyle w:val="CommentText"/>
      </w:pPr>
      <w:r>
        <w:rPr>
          <w:rStyle w:val="CommentReference"/>
        </w:rPr>
        <w:annotationRef/>
      </w:r>
      <w:r>
        <w:t>Sebastian: Strictly speaking, this is not true. Or otherwise, “relationship” is too vague. Especially if stated in the next sentence that both points are recorded in WCS.</w:t>
      </w:r>
    </w:p>
  </w:comment>
  <w:comment w:id="209" w:author="Lewis L Chuang" w:date="2009-06-12T14:24:00Z" w:initials="llc">
    <w:p w:rsidR="007811B1" w:rsidRDefault="007811B1">
      <w:pPr>
        <w:pStyle w:val="CommentText"/>
      </w:pPr>
      <w:r>
        <w:rPr>
          <w:rStyle w:val="CommentReference"/>
        </w:rPr>
        <w:annotationRef/>
      </w:r>
      <w:r>
        <w:t>Sebastian: can you confirm that it is 500ms</w:t>
      </w:r>
    </w:p>
  </w:comment>
  <w:comment w:id="210" w:author="Lewis L Chuang" w:date="2009-06-12T14:24:00Z" w:initials="llc">
    <w:p w:rsidR="007811B1" w:rsidRPr="0031259F" w:rsidRDefault="007811B1">
      <w:pPr>
        <w:pStyle w:val="CommentText"/>
        <w:rPr>
          <w:b/>
        </w:rPr>
      </w:pPr>
      <w:r>
        <w:rPr>
          <w:rStyle w:val="CommentReference"/>
        </w:rPr>
        <w:annotationRef/>
      </w:r>
      <w:r>
        <w:rPr>
          <w:b/>
        </w:rPr>
        <w:t>T</w:t>
      </w:r>
      <w:r w:rsidRPr="0031259F">
        <w:rPr>
          <w:b/>
        </w:rPr>
        <w:t>his has not been implemented yet</w:t>
      </w:r>
      <w:r>
        <w:rPr>
          <w:b/>
        </w:rPr>
        <w:t>. Currently, it is only a check to see if the error exceeds a pre-defined threshold.</w:t>
      </w:r>
    </w:p>
  </w:comment>
  <w:comment w:id="211" w:author="Lewis L Chuang" w:date="2009-06-12T14:24:00Z" w:initials="llc">
    <w:p w:rsidR="007811B1" w:rsidRDefault="007811B1" w:rsidP="00FF5D60">
      <w:pPr>
        <w:pStyle w:val="CommentText"/>
      </w:pPr>
      <w:r>
        <w:rPr>
          <w:rStyle w:val="CommentReference"/>
        </w:rPr>
        <w:annotationRef/>
      </w:r>
      <w:r>
        <w:t>Is this correct?</w:t>
      </w:r>
    </w:p>
  </w:comment>
  <w:comment w:id="212" w:author="Lewis L Chuang" w:date="2009-06-12T14:24:00Z" w:initials="llc">
    <w:p w:rsidR="007811B1" w:rsidRDefault="007811B1" w:rsidP="00FF5D60">
      <w:pPr>
        <w:pStyle w:val="CommentText"/>
      </w:pPr>
      <w:r>
        <w:rPr>
          <w:rStyle w:val="CommentReference"/>
        </w:rPr>
        <w:annotationRef/>
      </w:r>
      <w:r>
        <w:t>Vague. Maybe we should provide more details or cite a refe</w:t>
      </w:r>
      <w:r>
        <w:t>r</w:t>
      </w:r>
      <w:r>
        <w:t>ence on how this is done.</w:t>
      </w:r>
    </w:p>
  </w:comment>
  <w:comment w:id="216" w:author="Lewis" w:date="2009-06-12T14:24:00Z" w:initials="L">
    <w:p w:rsidR="007811B1" w:rsidRDefault="007811B1" w:rsidP="008511D6">
      <w:pPr>
        <w:pStyle w:val="CommentText"/>
      </w:pPr>
      <w:r>
        <w:rPr>
          <w:rStyle w:val="CommentReference"/>
        </w:rPr>
        <w:annotationRef/>
      </w:r>
      <w:r>
        <w:t>Have we implemented this yet?</w:t>
      </w:r>
    </w:p>
  </w:comment>
  <w:comment w:id="217" w:author="Lewis" w:date="2009-06-12T14:24:00Z" w:initials="L">
    <w:p w:rsidR="007811B1" w:rsidRDefault="007811B1">
      <w:pPr>
        <w:pStyle w:val="CommentText"/>
      </w:pPr>
      <w:r>
        <w:rPr>
          <w:rStyle w:val="CommentReference"/>
        </w:rPr>
        <w:annotationRef/>
      </w:r>
      <w:r>
        <w:t>correct?</w:t>
      </w:r>
    </w:p>
  </w:comment>
  <w:comment w:id="219" w:author="Lewis L Chuang" w:date="2009-06-12T14:24:00Z" w:initials="llc">
    <w:p w:rsidR="007811B1" w:rsidRDefault="007811B1">
      <w:pPr>
        <w:pStyle w:val="CommentText"/>
      </w:pPr>
      <w:r>
        <w:rPr>
          <w:rStyle w:val="CommentReference"/>
        </w:rPr>
        <w:annotationRef/>
      </w:r>
      <w:r>
        <w:t>Sebastian: I need you to describe how to use the data parser in baby language and I will edit it accordingly</w:t>
      </w:r>
    </w:p>
  </w:comment>
  <w:comment w:id="224" w:author="Lewis L Chuang" w:date="2009-06-12T14:24:00Z" w:initials="llc">
    <w:p w:rsidR="007811B1" w:rsidRDefault="007811B1" w:rsidP="00CB781C">
      <w:pPr>
        <w:pStyle w:val="CommentText"/>
      </w:pPr>
      <w:r>
        <w:rPr>
          <w:rStyle w:val="CommentReference"/>
        </w:rPr>
        <w:annotationRef/>
      </w:r>
      <w:r>
        <w:t>Put in axes that show the screen coordinates of the head positions.</w:t>
      </w:r>
    </w:p>
  </w:comment>
  <w:comment w:id="237" w:author="Lewis L Chuang" w:date="2009-06-12T14:24:00Z" w:initials="llc">
    <w:p w:rsidR="007811B1" w:rsidRDefault="007811B1">
      <w:pPr>
        <w:pStyle w:val="CommentText"/>
      </w:pPr>
      <w:r>
        <w:rPr>
          <w:rStyle w:val="CommentReference"/>
        </w:rPr>
        <w:annotationRef/>
      </w:r>
      <w:r>
        <w:t>This table is too crowded but has all the data which is ill</w:t>
      </w:r>
      <w:r>
        <w:t>u</w:t>
      </w:r>
      <w:r>
        <w:t>strated in the figure.</w:t>
      </w:r>
    </w:p>
  </w:comment>
  <w:comment w:id="239" w:author="Lewis L Chuang" w:date="2009-06-12T14:24:00Z" w:initials="llc">
    <w:p w:rsidR="007811B1" w:rsidRDefault="007811B1">
      <w:pPr>
        <w:pStyle w:val="CommentText"/>
      </w:pPr>
      <w:r>
        <w:rPr>
          <w:rStyle w:val="CommentReference"/>
        </w:rPr>
        <w:annotationRef/>
      </w:r>
      <w:r>
        <w:t>assuming 2m wide screen.</w:t>
      </w:r>
    </w:p>
  </w:comment>
</w:comments>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Manifest>
    <wne:toolbarData r:id="rId1"/>
  </wne:toolbars>
  <wne:acds>
    <wne:acd wne:argValue="AgBqAG8AdgBIAG8AbQBlAEkAYwBvAG4A" wne:acdName="acd0" wne:fciIndexBasedOn="0065"/>
    <wne:acd wne:argValue="AgBqAG8AdgBIAGUAYQBkAGkAbgBnADEA" wne:acdName="acd1" wne:fciIndexBasedOn="0065"/>
    <wne:acd wne:argValue="AgBqAG8AdgBIAGUAYQBkAGkAbgBnACAAMgA=" wne:acdName="acd2" wne:fciIndexBasedOn="0065"/>
    <wne:acd wne:argValue="AgBqAG8AdgBIAGUAYQBkAGkAbgBnADMA" wne:acdName="acd3" wne:fciIndexBasedOn="0065"/>
    <wne:acd wne:argValue="AgBqAG8AdgBCAG8AZAB5AFQAZQB4AHQA" wne:acdName="acd4" wne:fciIndexBasedOn="0065"/>
    <wne:acd wne:argValue="AgBqAG8AdgBDAGEAcAB0AGkAbwBuAA==" wne:acdName="acd5" wne:fciIndexBasedOn="0065"/>
    <wne:acd wne:argValue="AgBqAG8AdgBGAGkAZwB1AHIAZQA=" wne:acdName="acd6" wne:fciIndexBasedOn="0065"/>
    <wne:acd wne:argValue="AgBqAG8AdgBSAGUAZgBlAHIAZQBuAGMAZQA=" wne:acdName="acd7" wne:fciIndexBasedOn="0065"/>
    <wne:acd wne:argValue="AgBqAG8AdgBUAGEAYgBsAGUA" wne:acdName="acd8" wne:fciIndexBasedOn="0065"/>
    <wne:acd wne:argValue="AgBqAG8AdgBFAHEAdQBhAHQAaQBvAG4A" wne:acdName="acd9" wne:fciIndexBasedOn="0065"/>
    <wne:acd wne:argValue="AgBqAG8AdgBNAGEAaQBsAEkAYwBvAG4A" wne:acdName="acd10" wne:fciIndexBasedOn="0065"/>
    <wne:acd wne:argValue="AgBqAG8AdgBBAHUAdABoAG8AcgA=" wne:acdName="acd11" wne:fciIndexBasedOn="0065"/>
    <wne:acd wne:argValue="AgBqAG8AdgBBAGYAZgBpAGwAaQBhAHQAaQBvAG4A" wne:acdName="acd12" wne:fciIndexBasedOn="0065"/>
    <wne:acd wne:argValue="AgBqAG8AdgBIAGUAYQBkAGkAbgBnADIA" wne:acdName="acd13" wne:fciIndexBasedOn="0065"/>
    <wne:acd wne:argValue="AgBqAG8AdgBCAG8AZAB5AFQAZQB4AHQAQwBvAG4AdABpAG4AdQBlAA==" wne:acdName="acd14" wne:fciIndexBasedOn="0065"/>
    <wne:acd wne:argValue="AgBqAG8AdgBLAGUAeQB3AG8AcgBkAHMA" wne:acdName="acd15" wne:fciIndexBasedOn="0065"/>
    <wne:acd wne:argValue="AgBqAG8AdgBMAGkAcwB0AA==" wne:acdName="acd16" wne:fciIndexBasedOn="0065"/>
    <wne:acd wne:argValue="AgBqAG8AdgBOAHUAbQBiAGUAcgBlAGQATABpAHMAdAA=" wne:acdName="acd17" wne:fciIndexBasedOn="0065"/>
    <wne:acd wne:argValue="AgBqAG8AdgBUAGEAYgBsAGUAQwBhAHAAdABpAG8AbgA=" wne:acdName="acd18" wne:fciIndexBasedOn="0065"/>
    <wne:acd wne:argValue="AgBqAG8AdgBUAGkAdABsAGUA" wne:acdName="acd19" wne:fciIndexBasedOn="0065"/>
    <wne:acd wne:argValue="AgBqAG8AdgBCAGwAbwBjAGsAVABlAHgAdAA=" wne:acdName="acd20" wne:fciIndexBasedOn="0065"/>
    <wne:acd wne:argValue="AgBqAG8AdgBBAGIAcwB0AHIAYQBjAHQA" wne:acdName="acd2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7A9" w:rsidRDefault="005F67A9">
      <w:r>
        <w:separator/>
      </w:r>
    </w:p>
  </w:endnote>
  <w:endnote w:type="continuationSeparator" w:id="1">
    <w:p w:rsidR="005F67A9" w:rsidRDefault="005F67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Goudy Old Style">
    <w:panose1 w:val="02020502050305020303"/>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MMI9">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MBX9">
    <w:altName w:val="Cambria"/>
    <w:panose1 w:val="00000000000000000000"/>
    <w:charset w:val="00"/>
    <w:family w:val="auto"/>
    <w:notTrueType/>
    <w:pitch w:val="default"/>
    <w:sig w:usb0="00000003" w:usb1="00000000" w:usb2="00000000" w:usb3="00000000" w:csb0="00000001" w:csb1="00000000"/>
  </w:font>
  <w:font w:name="CMMI6">
    <w:altName w:val="Cambria"/>
    <w:panose1 w:val="00000000000000000000"/>
    <w:charset w:val="00"/>
    <w:family w:val="auto"/>
    <w:notTrueType/>
    <w:pitch w:val="default"/>
    <w:sig w:usb0="00000003" w:usb1="00000000" w:usb2="00000000" w:usb3="00000000" w:csb0="00000001" w:csb1="00000000"/>
  </w:font>
  <w:font w:name="CMMI5">
    <w:altName w:val="Cambria"/>
    <w:panose1 w:val="00000000000000000000"/>
    <w:charset w:val="00"/>
    <w:family w:val="auto"/>
    <w:notTrueType/>
    <w:pitch w:val="default"/>
    <w:sig w:usb0="00000003" w:usb1="00000000" w:usb2="00000000" w:usb3="00000000" w:csb0="00000001" w:csb1="00000000"/>
  </w:font>
  <w:font w:name="CMR9">
    <w:altName w:val="Cambria"/>
    <w:panose1 w:val="00000000000000000000"/>
    <w:charset w:val="00"/>
    <w:family w:val="auto"/>
    <w:notTrueType/>
    <w:pitch w:val="default"/>
    <w:sig w:usb0="00000003" w:usb1="00000000" w:usb2="00000000" w:usb3="00000000" w:csb0="00000001" w:csb1="00000000"/>
  </w:font>
  <w:font w:name="CMSY9">
    <w:altName w:val="Cambria"/>
    <w:panose1 w:val="00000000000000000000"/>
    <w:charset w:val="00"/>
    <w:family w:val="auto"/>
    <w:notTrueType/>
    <w:pitch w:val="default"/>
    <w:sig w:usb0="00000003" w:usb1="00000000" w:usb2="00000000" w:usb3="00000000" w:csb0="00000001" w:csb1="00000000"/>
  </w:font>
  <w:font w:name="CMSY6">
    <w:altName w:val="MS Mincho"/>
    <w:panose1 w:val="00000000000000000000"/>
    <w:charset w:val="80"/>
    <w:family w:val="auto"/>
    <w:notTrueType/>
    <w:pitch w:val="default"/>
    <w:sig w:usb0="00000000" w:usb1="08070000" w:usb2="00000010" w:usb3="00000000" w:csb0="00020000" w:csb1="00000000"/>
  </w:font>
  <w:font w:name="CMR6">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B1" w:rsidRDefault="007811B1">
    <w:pPr>
      <w:pStyle w:val="jovFooter"/>
    </w:pPr>
    <w:r>
      <w:rPr>
        <w:rStyle w:val="jovDOI"/>
      </w:rPr>
      <w:t>doi:10.1167/5.1.1</w:t>
    </w:r>
    <w:r>
      <w:tab/>
    </w:r>
    <w:r>
      <w:rPr>
        <w:rStyle w:val="jovHistory"/>
      </w:rPr>
      <w:t>Received January 1, 2005; published February 18, 2005</w:t>
    </w:r>
    <w:r>
      <w:tab/>
      <w:t>ISSN 1534-7362 © 2005 ARVO</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B1" w:rsidRDefault="007811B1">
    <w:pPr>
      <w:pStyle w:val="Footer"/>
      <w:tabs>
        <w:tab w:val="clear" w:pos="4320"/>
        <w:tab w:val="center" w:pos="540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7A9" w:rsidRDefault="005F67A9">
      <w:r>
        <w:rPr>
          <w:noProof/>
          <w:sz w:val="24"/>
        </w:rPr>
        <w:drawing>
          <wp:inline distT="0" distB="0" distL="0" distR="0">
            <wp:extent cx="5305425" cy="190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305425" cy="19050"/>
                    </a:xfrm>
                    <a:prstGeom prst="rect">
                      <a:avLst/>
                    </a:prstGeom>
                    <a:noFill/>
                    <a:ln w="9525">
                      <a:noFill/>
                      <a:miter lim="800000"/>
                      <a:headEnd/>
                      <a:tailEnd/>
                    </a:ln>
                  </pic:spPr>
                </pic:pic>
              </a:graphicData>
            </a:graphic>
          </wp:inline>
        </w:drawing>
      </w:r>
    </w:p>
  </w:footnote>
  <w:footnote w:type="continuationSeparator" w:id="1">
    <w:p w:rsidR="005F67A9" w:rsidRDefault="005F67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B1" w:rsidRDefault="007811B1">
    <w:pPr>
      <w:pStyle w:val="jovHeader1"/>
    </w:pPr>
    <w:r>
      <w:rPr>
        <w:rStyle w:val="jovHeaderJournalName"/>
      </w:rPr>
      <w:t>Journal of Vision</w:t>
    </w:r>
    <w:r>
      <w:t xml:space="preserve"> (2005) 5, </w:t>
    </w:r>
    <w:r>
      <w:rPr>
        <w:rStyle w:val="jovPageRange"/>
      </w:rPr>
      <w:t>1-3</w:t>
    </w:r>
    <w:r>
      <w:tab/>
    </w:r>
    <w:hyperlink r:id="rId1" w:history="1">
      <w:r>
        <w:rPr>
          <w:rStyle w:val="Hyperlink"/>
        </w:rPr>
        <w:t>Manuscript</w:t>
      </w:r>
    </w:hyperlink>
    <w:r>
      <w:rPr>
        <w:rStyle w:val="jovHeader1URL"/>
      </w:rPr>
      <w:t xml:space="preserve"> in Draft – Not for Distribution</w:t>
    </w:r>
    <w:r>
      <w:tab/>
    </w:r>
    <w:r>
      <w:rPr>
        <w:rStyle w:val="jovPageNumber"/>
      </w:rPr>
      <w:fldChar w:fldCharType="begin"/>
    </w:r>
    <w:r>
      <w:rPr>
        <w:rStyle w:val="jovPageNumber"/>
      </w:rPr>
      <w:instrText xml:space="preserve"> PAGE </w:instrText>
    </w:r>
    <w:r>
      <w:rPr>
        <w:rStyle w:val="jovPageNumber"/>
      </w:rPr>
      <w:fldChar w:fldCharType="separate"/>
    </w:r>
    <w:r w:rsidR="004109F1">
      <w:rPr>
        <w:rStyle w:val="jovPageNumber"/>
        <w:noProof/>
      </w:rPr>
      <w:t>1</w:t>
    </w:r>
    <w:r>
      <w:rPr>
        <w:rStyle w:val="jov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B1" w:rsidRDefault="007811B1">
    <w:pPr>
      <w:pStyle w:val="jovHeader2"/>
    </w:pPr>
    <w:r>
      <w:rPr>
        <w:rStyle w:val="jovHeaderJournalName"/>
      </w:rPr>
      <w:t>Journal of Vision</w:t>
    </w:r>
    <w:r>
      <w:t xml:space="preserve"> (2005) 5, </w:t>
    </w:r>
    <w:r>
      <w:rPr>
        <w:rStyle w:val="jovPageRange"/>
      </w:rPr>
      <w:t>1-3</w:t>
    </w:r>
    <w:r>
      <w:rPr>
        <w:rStyle w:val="jovPageRange"/>
      </w:rPr>
      <w:tab/>
    </w:r>
    <w:r>
      <w:t>Herholz, Chuang, Tanner &amp; Fleming</w:t>
    </w:r>
    <w:r>
      <w:tab/>
    </w:r>
    <w:fldSimple w:instr=" PAGE ">
      <w:r w:rsidR="004109F1">
        <w:rPr>
          <w:noProof/>
        </w:rPr>
        <w:t>2</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4E87812"/>
    <w:lvl w:ilvl="0">
      <w:start w:val="1"/>
      <w:numFmt w:val="decimal"/>
      <w:pStyle w:val="jovNumberedList"/>
      <w:lvlText w:val="%1."/>
      <w:lvlJc w:val="left"/>
      <w:pPr>
        <w:tabs>
          <w:tab w:val="num" w:pos="720"/>
        </w:tabs>
        <w:ind w:left="720" w:hanging="360"/>
      </w:pPr>
      <w:rPr>
        <w:rFonts w:hint="default"/>
      </w:rPr>
    </w:lvl>
  </w:abstractNum>
  <w:abstractNum w:abstractNumId="1">
    <w:nsid w:val="24C3776A"/>
    <w:multiLevelType w:val="hybridMultilevel"/>
    <w:tmpl w:val="E30C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8954917"/>
    <w:multiLevelType w:val="hybridMultilevel"/>
    <w:tmpl w:val="59103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AF0D53"/>
    <w:multiLevelType w:val="hybridMultilevel"/>
    <w:tmpl w:val="B3463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35D38CC"/>
    <w:multiLevelType w:val="hybridMultilevel"/>
    <w:tmpl w:val="4ED47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A5D351E"/>
    <w:multiLevelType w:val="multilevel"/>
    <w:tmpl w:val="013A8822"/>
    <w:lvl w:ilvl="0">
      <w:start w:val="1"/>
      <w:numFmt w:val="none"/>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7F4F406F"/>
    <w:multiLevelType w:val="hybridMultilevel"/>
    <w:tmpl w:val="6DA25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0"/>
    <w:lvlOverride w:ilvl="0">
      <w:startOverride w:val="1"/>
    </w:lvlOverride>
  </w:num>
  <w:num w:numId="4">
    <w:abstractNumId w:val="2"/>
  </w:num>
  <w:num w:numId="5">
    <w:abstractNumId w:val="0"/>
    <w:lvlOverride w:ilvl="0">
      <w:startOverride w:val="1"/>
    </w:lvlOverride>
  </w:num>
  <w:num w:numId="6">
    <w:abstractNumId w:val="0"/>
  </w:num>
  <w:num w:numId="7">
    <w:abstractNumId w:val="1"/>
  </w:num>
  <w:num w:numId="8">
    <w:abstractNumId w:val="0"/>
    <w:lvlOverride w:ilvl="0">
      <w:startOverride w:val="1"/>
    </w:lvlOverride>
  </w:num>
  <w:num w:numId="9">
    <w:abstractNumId w:val="0"/>
    <w:lvlOverride w:ilvl="0">
      <w:startOverride w:val="1"/>
    </w:lvlOverride>
  </w:num>
  <w:num w:numId="10">
    <w:abstractNumId w:val="3"/>
  </w:num>
  <w:num w:numId="11">
    <w:abstractNumId w:val="4"/>
  </w:num>
  <w:num w:numId="12">
    <w:abstractNumId w:val="0"/>
    <w:lvlOverride w:ilvl="0">
      <w:startOverride w:val="1"/>
    </w:lvlOverride>
  </w:num>
  <w:num w:numId="13">
    <w:abstractNumId w:val="0"/>
    <w:lvlOverride w:ilvl="0">
      <w:startOverride w:val="1"/>
    </w:lvlOverride>
  </w:num>
  <w:num w:numId="14">
    <w:abstractNumId w:val="6"/>
  </w:num>
  <w:num w:numId="15">
    <w:abstractNumId w:val="0"/>
    <w:lvlOverride w:ilvl="0">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embedSystemFonts/>
  <w:stylePaneFormatFilter w:val="3F01"/>
  <w:defaultTabStop w:val="720"/>
  <w:autoHyphenation/>
  <w:doNotHyphenateCaps/>
  <w:displayHorizontalDrawingGridEvery w:val="0"/>
  <w:displayVerticalDrawingGridEvery w:val="0"/>
  <w:characterSpacingControl w:val="doNotCompress"/>
  <w:hdrShapeDefaults>
    <o:shapedefaults v:ext="edit" spidmax="55298"/>
  </w:hdrShapeDefaults>
  <w:footnotePr>
    <w:footnote w:id="0"/>
    <w:footnote w:id="1"/>
  </w:footnotePr>
  <w:endnotePr>
    <w:endnote w:id="0"/>
    <w:endnote w:id="1"/>
  </w:endnotePr>
  <w:compat/>
  <w:docVars>
    <w:docVar w:name="EN_Doc_Font_List_Name" w:val="___HELVETICA_TIMES"/>
    <w:docVar w:name="EN_Lib_Name_List_Name" w:val="16Master051001.enl"/>
    <w:docVar w:name="EN_Main_Body_Style_Name" w:val="APA_Published.ens"/>
  </w:docVars>
  <w:rsids>
    <w:rsidRoot w:val="00806521"/>
    <w:rsid w:val="00002FF9"/>
    <w:rsid w:val="00004B61"/>
    <w:rsid w:val="00007867"/>
    <w:rsid w:val="00015C00"/>
    <w:rsid w:val="00015C32"/>
    <w:rsid w:val="00033ECC"/>
    <w:rsid w:val="00052DB4"/>
    <w:rsid w:val="000538E2"/>
    <w:rsid w:val="00054886"/>
    <w:rsid w:val="0005554E"/>
    <w:rsid w:val="0005648A"/>
    <w:rsid w:val="00057671"/>
    <w:rsid w:val="000723BE"/>
    <w:rsid w:val="000729EA"/>
    <w:rsid w:val="00075BCA"/>
    <w:rsid w:val="00076958"/>
    <w:rsid w:val="0008260C"/>
    <w:rsid w:val="000842DC"/>
    <w:rsid w:val="00090874"/>
    <w:rsid w:val="000946EE"/>
    <w:rsid w:val="00094CFB"/>
    <w:rsid w:val="00097F71"/>
    <w:rsid w:val="000A7101"/>
    <w:rsid w:val="000B05D0"/>
    <w:rsid w:val="000B14F8"/>
    <w:rsid w:val="000B209F"/>
    <w:rsid w:val="000B6F1E"/>
    <w:rsid w:val="000D7557"/>
    <w:rsid w:val="000E09ED"/>
    <w:rsid w:val="000E4940"/>
    <w:rsid w:val="000E5F7E"/>
    <w:rsid w:val="000F096D"/>
    <w:rsid w:val="000F1EAE"/>
    <w:rsid w:val="000F3DF4"/>
    <w:rsid w:val="001003CC"/>
    <w:rsid w:val="00103B41"/>
    <w:rsid w:val="00114352"/>
    <w:rsid w:val="00126B7F"/>
    <w:rsid w:val="00126D5C"/>
    <w:rsid w:val="001316FB"/>
    <w:rsid w:val="00134677"/>
    <w:rsid w:val="00143164"/>
    <w:rsid w:val="00144FBA"/>
    <w:rsid w:val="001476CC"/>
    <w:rsid w:val="00147CBD"/>
    <w:rsid w:val="001505DA"/>
    <w:rsid w:val="00150F8E"/>
    <w:rsid w:val="00152272"/>
    <w:rsid w:val="00154B55"/>
    <w:rsid w:val="00154E1D"/>
    <w:rsid w:val="00155A00"/>
    <w:rsid w:val="001563A3"/>
    <w:rsid w:val="0015643F"/>
    <w:rsid w:val="00165C5D"/>
    <w:rsid w:val="00167309"/>
    <w:rsid w:val="00177C23"/>
    <w:rsid w:val="001805D6"/>
    <w:rsid w:val="00185DD3"/>
    <w:rsid w:val="00186BA4"/>
    <w:rsid w:val="001A1475"/>
    <w:rsid w:val="001A1477"/>
    <w:rsid w:val="001B0856"/>
    <w:rsid w:val="001B6766"/>
    <w:rsid w:val="001B7BE2"/>
    <w:rsid w:val="001C29EE"/>
    <w:rsid w:val="001C3AA4"/>
    <w:rsid w:val="001D4F31"/>
    <w:rsid w:val="001D6B9F"/>
    <w:rsid w:val="001E296B"/>
    <w:rsid w:val="001E4465"/>
    <w:rsid w:val="001E6E64"/>
    <w:rsid w:val="001F4746"/>
    <w:rsid w:val="001F7961"/>
    <w:rsid w:val="0020043A"/>
    <w:rsid w:val="00206887"/>
    <w:rsid w:val="002103AF"/>
    <w:rsid w:val="00210EB9"/>
    <w:rsid w:val="00211748"/>
    <w:rsid w:val="00214AD2"/>
    <w:rsid w:val="0021583A"/>
    <w:rsid w:val="00230348"/>
    <w:rsid w:val="00231F62"/>
    <w:rsid w:val="00232C24"/>
    <w:rsid w:val="00233E39"/>
    <w:rsid w:val="0024271C"/>
    <w:rsid w:val="002457C1"/>
    <w:rsid w:val="0024653B"/>
    <w:rsid w:val="00251F27"/>
    <w:rsid w:val="00253EF1"/>
    <w:rsid w:val="0026104B"/>
    <w:rsid w:val="0026184B"/>
    <w:rsid w:val="002659D8"/>
    <w:rsid w:val="00270D9E"/>
    <w:rsid w:val="00270E95"/>
    <w:rsid w:val="00274C40"/>
    <w:rsid w:val="00275619"/>
    <w:rsid w:val="002811A5"/>
    <w:rsid w:val="00282F7A"/>
    <w:rsid w:val="0028351A"/>
    <w:rsid w:val="00283BC3"/>
    <w:rsid w:val="002962BB"/>
    <w:rsid w:val="002C251E"/>
    <w:rsid w:val="002C26B5"/>
    <w:rsid w:val="002C7CB6"/>
    <w:rsid w:val="002C7E48"/>
    <w:rsid w:val="002D3589"/>
    <w:rsid w:val="002D36CF"/>
    <w:rsid w:val="002E15CE"/>
    <w:rsid w:val="002E23AF"/>
    <w:rsid w:val="002F0299"/>
    <w:rsid w:val="002F6107"/>
    <w:rsid w:val="0030151B"/>
    <w:rsid w:val="00304EB1"/>
    <w:rsid w:val="0030677A"/>
    <w:rsid w:val="003104B3"/>
    <w:rsid w:val="0031060F"/>
    <w:rsid w:val="00312382"/>
    <w:rsid w:val="0031259F"/>
    <w:rsid w:val="00313F8E"/>
    <w:rsid w:val="003143CB"/>
    <w:rsid w:val="00321BD4"/>
    <w:rsid w:val="00322A5A"/>
    <w:rsid w:val="00323907"/>
    <w:rsid w:val="003264B7"/>
    <w:rsid w:val="003374F9"/>
    <w:rsid w:val="003404E3"/>
    <w:rsid w:val="00340FA9"/>
    <w:rsid w:val="00341953"/>
    <w:rsid w:val="00341BD8"/>
    <w:rsid w:val="0034724F"/>
    <w:rsid w:val="003479DD"/>
    <w:rsid w:val="003522C5"/>
    <w:rsid w:val="00353CD1"/>
    <w:rsid w:val="00354C73"/>
    <w:rsid w:val="00363FE2"/>
    <w:rsid w:val="00367AD3"/>
    <w:rsid w:val="00371225"/>
    <w:rsid w:val="00375DCF"/>
    <w:rsid w:val="003767C6"/>
    <w:rsid w:val="003776DD"/>
    <w:rsid w:val="0039310C"/>
    <w:rsid w:val="003964D9"/>
    <w:rsid w:val="00396D75"/>
    <w:rsid w:val="003A5BB4"/>
    <w:rsid w:val="003B0CE5"/>
    <w:rsid w:val="003B154A"/>
    <w:rsid w:val="003B1CCE"/>
    <w:rsid w:val="003C02B3"/>
    <w:rsid w:val="003C3B50"/>
    <w:rsid w:val="003C721E"/>
    <w:rsid w:val="003D45CE"/>
    <w:rsid w:val="003D51DE"/>
    <w:rsid w:val="003D5ADB"/>
    <w:rsid w:val="003E36E6"/>
    <w:rsid w:val="003F13C4"/>
    <w:rsid w:val="003F5E5E"/>
    <w:rsid w:val="00403D83"/>
    <w:rsid w:val="00404B1F"/>
    <w:rsid w:val="004066A5"/>
    <w:rsid w:val="004109F1"/>
    <w:rsid w:val="0041158E"/>
    <w:rsid w:val="00411F06"/>
    <w:rsid w:val="00412A30"/>
    <w:rsid w:val="004152B3"/>
    <w:rsid w:val="004174FE"/>
    <w:rsid w:val="004225B9"/>
    <w:rsid w:val="00422D4C"/>
    <w:rsid w:val="004254DA"/>
    <w:rsid w:val="00427840"/>
    <w:rsid w:val="0043679B"/>
    <w:rsid w:val="00437683"/>
    <w:rsid w:val="00446C4D"/>
    <w:rsid w:val="004539B1"/>
    <w:rsid w:val="00456285"/>
    <w:rsid w:val="004619EF"/>
    <w:rsid w:val="00466809"/>
    <w:rsid w:val="004759AF"/>
    <w:rsid w:val="0047648C"/>
    <w:rsid w:val="00480647"/>
    <w:rsid w:val="00483CD9"/>
    <w:rsid w:val="004849BD"/>
    <w:rsid w:val="0048556E"/>
    <w:rsid w:val="00493451"/>
    <w:rsid w:val="00497E40"/>
    <w:rsid w:val="004A2838"/>
    <w:rsid w:val="004A2913"/>
    <w:rsid w:val="004A3E61"/>
    <w:rsid w:val="004B0C84"/>
    <w:rsid w:val="004B0F0B"/>
    <w:rsid w:val="004B57F0"/>
    <w:rsid w:val="004B57F6"/>
    <w:rsid w:val="004C1E46"/>
    <w:rsid w:val="004C39F2"/>
    <w:rsid w:val="004C4498"/>
    <w:rsid w:val="004C460E"/>
    <w:rsid w:val="004C4E82"/>
    <w:rsid w:val="004C5E34"/>
    <w:rsid w:val="004C6BB4"/>
    <w:rsid w:val="004C7FB7"/>
    <w:rsid w:val="004D0D66"/>
    <w:rsid w:val="004E1346"/>
    <w:rsid w:val="004E3CA7"/>
    <w:rsid w:val="004E6600"/>
    <w:rsid w:val="004F1DDF"/>
    <w:rsid w:val="004F24BC"/>
    <w:rsid w:val="004F4B01"/>
    <w:rsid w:val="004F4D15"/>
    <w:rsid w:val="004F5073"/>
    <w:rsid w:val="004F74B6"/>
    <w:rsid w:val="004F77A5"/>
    <w:rsid w:val="00501359"/>
    <w:rsid w:val="005026AC"/>
    <w:rsid w:val="00504594"/>
    <w:rsid w:val="005059EF"/>
    <w:rsid w:val="00506241"/>
    <w:rsid w:val="00507A01"/>
    <w:rsid w:val="0051249C"/>
    <w:rsid w:val="00514FAB"/>
    <w:rsid w:val="00515754"/>
    <w:rsid w:val="00515818"/>
    <w:rsid w:val="005311C9"/>
    <w:rsid w:val="00535D9F"/>
    <w:rsid w:val="0054120C"/>
    <w:rsid w:val="0054498D"/>
    <w:rsid w:val="00545005"/>
    <w:rsid w:val="005467D5"/>
    <w:rsid w:val="0055049D"/>
    <w:rsid w:val="00553DF9"/>
    <w:rsid w:val="00565A10"/>
    <w:rsid w:val="005671B6"/>
    <w:rsid w:val="00572C0D"/>
    <w:rsid w:val="005753F3"/>
    <w:rsid w:val="005769BA"/>
    <w:rsid w:val="00576AE7"/>
    <w:rsid w:val="0057789A"/>
    <w:rsid w:val="005812CE"/>
    <w:rsid w:val="00582F83"/>
    <w:rsid w:val="005832F9"/>
    <w:rsid w:val="00583C1F"/>
    <w:rsid w:val="005900E4"/>
    <w:rsid w:val="005908D5"/>
    <w:rsid w:val="005926B1"/>
    <w:rsid w:val="00595BD8"/>
    <w:rsid w:val="005B4A58"/>
    <w:rsid w:val="005B5570"/>
    <w:rsid w:val="005B603B"/>
    <w:rsid w:val="005B77E0"/>
    <w:rsid w:val="005C0128"/>
    <w:rsid w:val="005C51D9"/>
    <w:rsid w:val="005D0056"/>
    <w:rsid w:val="005D5FA4"/>
    <w:rsid w:val="005D613B"/>
    <w:rsid w:val="005D77F4"/>
    <w:rsid w:val="005D7D92"/>
    <w:rsid w:val="005E0101"/>
    <w:rsid w:val="005E3F79"/>
    <w:rsid w:val="005E6D26"/>
    <w:rsid w:val="005E6F66"/>
    <w:rsid w:val="005E7612"/>
    <w:rsid w:val="005F4055"/>
    <w:rsid w:val="005F67A9"/>
    <w:rsid w:val="006034F0"/>
    <w:rsid w:val="006053A3"/>
    <w:rsid w:val="00605635"/>
    <w:rsid w:val="0061024D"/>
    <w:rsid w:val="00615520"/>
    <w:rsid w:val="00626942"/>
    <w:rsid w:val="0063332D"/>
    <w:rsid w:val="0063665C"/>
    <w:rsid w:val="00641A3E"/>
    <w:rsid w:val="00650D39"/>
    <w:rsid w:val="006512E6"/>
    <w:rsid w:val="00660470"/>
    <w:rsid w:val="0066610F"/>
    <w:rsid w:val="006665E0"/>
    <w:rsid w:val="0066795F"/>
    <w:rsid w:val="00672C8E"/>
    <w:rsid w:val="006737C6"/>
    <w:rsid w:val="006740A5"/>
    <w:rsid w:val="006754B6"/>
    <w:rsid w:val="00677469"/>
    <w:rsid w:val="00681DA0"/>
    <w:rsid w:val="0069472C"/>
    <w:rsid w:val="006952EF"/>
    <w:rsid w:val="006A49EB"/>
    <w:rsid w:val="006C06C1"/>
    <w:rsid w:val="006C0E81"/>
    <w:rsid w:val="006C0FFF"/>
    <w:rsid w:val="006C7EF4"/>
    <w:rsid w:val="006D2430"/>
    <w:rsid w:val="006D4716"/>
    <w:rsid w:val="006D4D0C"/>
    <w:rsid w:val="006D5758"/>
    <w:rsid w:val="006E0F23"/>
    <w:rsid w:val="006E5476"/>
    <w:rsid w:val="006E66EC"/>
    <w:rsid w:val="006F4BB7"/>
    <w:rsid w:val="007026FE"/>
    <w:rsid w:val="00703326"/>
    <w:rsid w:val="0070429E"/>
    <w:rsid w:val="007072BF"/>
    <w:rsid w:val="00707997"/>
    <w:rsid w:val="00707C0F"/>
    <w:rsid w:val="00710028"/>
    <w:rsid w:val="0071297D"/>
    <w:rsid w:val="00720F1A"/>
    <w:rsid w:val="007237B1"/>
    <w:rsid w:val="00723BA0"/>
    <w:rsid w:val="007251EC"/>
    <w:rsid w:val="00730EF8"/>
    <w:rsid w:val="00734BDD"/>
    <w:rsid w:val="00735A0C"/>
    <w:rsid w:val="00736198"/>
    <w:rsid w:val="007371E7"/>
    <w:rsid w:val="00753047"/>
    <w:rsid w:val="00756E47"/>
    <w:rsid w:val="00761E2E"/>
    <w:rsid w:val="00761F3D"/>
    <w:rsid w:val="007631BF"/>
    <w:rsid w:val="0076335F"/>
    <w:rsid w:val="00770EB7"/>
    <w:rsid w:val="007737A8"/>
    <w:rsid w:val="00774828"/>
    <w:rsid w:val="007750CA"/>
    <w:rsid w:val="007773A9"/>
    <w:rsid w:val="007811B1"/>
    <w:rsid w:val="00782677"/>
    <w:rsid w:val="00782FFE"/>
    <w:rsid w:val="00793A1C"/>
    <w:rsid w:val="0079643D"/>
    <w:rsid w:val="007A11B8"/>
    <w:rsid w:val="007A4B89"/>
    <w:rsid w:val="007B0104"/>
    <w:rsid w:val="007B45E0"/>
    <w:rsid w:val="007B75DD"/>
    <w:rsid w:val="007C2C7E"/>
    <w:rsid w:val="007C3AB2"/>
    <w:rsid w:val="007C4E00"/>
    <w:rsid w:val="007C5EAA"/>
    <w:rsid w:val="007D045B"/>
    <w:rsid w:val="007D5A82"/>
    <w:rsid w:val="007D7546"/>
    <w:rsid w:val="007E0885"/>
    <w:rsid w:val="007F0852"/>
    <w:rsid w:val="007F192B"/>
    <w:rsid w:val="007F2EEA"/>
    <w:rsid w:val="007F408E"/>
    <w:rsid w:val="007F76DA"/>
    <w:rsid w:val="00801CE5"/>
    <w:rsid w:val="00801F28"/>
    <w:rsid w:val="00802CB7"/>
    <w:rsid w:val="00806325"/>
    <w:rsid w:val="00806521"/>
    <w:rsid w:val="00807798"/>
    <w:rsid w:val="00807E9F"/>
    <w:rsid w:val="008167D9"/>
    <w:rsid w:val="00817F6E"/>
    <w:rsid w:val="008210FF"/>
    <w:rsid w:val="00823504"/>
    <w:rsid w:val="00827D9D"/>
    <w:rsid w:val="00836362"/>
    <w:rsid w:val="00842CC3"/>
    <w:rsid w:val="008511D6"/>
    <w:rsid w:val="00854ABD"/>
    <w:rsid w:val="00856BA2"/>
    <w:rsid w:val="0086124D"/>
    <w:rsid w:val="00861DD3"/>
    <w:rsid w:val="00862ED0"/>
    <w:rsid w:val="00871525"/>
    <w:rsid w:val="0087390A"/>
    <w:rsid w:val="00881D99"/>
    <w:rsid w:val="00883459"/>
    <w:rsid w:val="00886233"/>
    <w:rsid w:val="008876FF"/>
    <w:rsid w:val="00895879"/>
    <w:rsid w:val="008A4B62"/>
    <w:rsid w:val="008A6C75"/>
    <w:rsid w:val="008B1EFB"/>
    <w:rsid w:val="008B54BE"/>
    <w:rsid w:val="008C69F0"/>
    <w:rsid w:val="008C6E10"/>
    <w:rsid w:val="008C7927"/>
    <w:rsid w:val="008D1B64"/>
    <w:rsid w:val="008D31BA"/>
    <w:rsid w:val="008D3ECC"/>
    <w:rsid w:val="008D4AC1"/>
    <w:rsid w:val="008E1EC1"/>
    <w:rsid w:val="008E3C34"/>
    <w:rsid w:val="008E69D5"/>
    <w:rsid w:val="008F0A31"/>
    <w:rsid w:val="0090060A"/>
    <w:rsid w:val="0090299C"/>
    <w:rsid w:val="00920C87"/>
    <w:rsid w:val="0092401C"/>
    <w:rsid w:val="00924115"/>
    <w:rsid w:val="00925E50"/>
    <w:rsid w:val="0094130C"/>
    <w:rsid w:val="0094166C"/>
    <w:rsid w:val="009479E3"/>
    <w:rsid w:val="00950528"/>
    <w:rsid w:val="00950D88"/>
    <w:rsid w:val="009521C2"/>
    <w:rsid w:val="009547CE"/>
    <w:rsid w:val="00954E73"/>
    <w:rsid w:val="0095554F"/>
    <w:rsid w:val="00962156"/>
    <w:rsid w:val="009648D5"/>
    <w:rsid w:val="00966833"/>
    <w:rsid w:val="009668C3"/>
    <w:rsid w:val="00966E51"/>
    <w:rsid w:val="00971F72"/>
    <w:rsid w:val="00972B9E"/>
    <w:rsid w:val="00976930"/>
    <w:rsid w:val="00982E74"/>
    <w:rsid w:val="0099660D"/>
    <w:rsid w:val="009A4553"/>
    <w:rsid w:val="009B03F6"/>
    <w:rsid w:val="009B0655"/>
    <w:rsid w:val="009B35BD"/>
    <w:rsid w:val="009B4001"/>
    <w:rsid w:val="009C0F29"/>
    <w:rsid w:val="009C14D5"/>
    <w:rsid w:val="009C56B9"/>
    <w:rsid w:val="009C7F15"/>
    <w:rsid w:val="009D49BC"/>
    <w:rsid w:val="009D5661"/>
    <w:rsid w:val="009D616C"/>
    <w:rsid w:val="009D7110"/>
    <w:rsid w:val="009E31B0"/>
    <w:rsid w:val="009F21D1"/>
    <w:rsid w:val="009F29B7"/>
    <w:rsid w:val="009F2C33"/>
    <w:rsid w:val="009F678F"/>
    <w:rsid w:val="00A01CF9"/>
    <w:rsid w:val="00A04235"/>
    <w:rsid w:val="00A04838"/>
    <w:rsid w:val="00A05F60"/>
    <w:rsid w:val="00A12A5A"/>
    <w:rsid w:val="00A15681"/>
    <w:rsid w:val="00A246F7"/>
    <w:rsid w:val="00A26BD3"/>
    <w:rsid w:val="00A30657"/>
    <w:rsid w:val="00A36296"/>
    <w:rsid w:val="00A440BB"/>
    <w:rsid w:val="00A45073"/>
    <w:rsid w:val="00A46FB7"/>
    <w:rsid w:val="00A51381"/>
    <w:rsid w:val="00A57564"/>
    <w:rsid w:val="00A630CE"/>
    <w:rsid w:val="00A63FD4"/>
    <w:rsid w:val="00A654B2"/>
    <w:rsid w:val="00A67097"/>
    <w:rsid w:val="00A7254E"/>
    <w:rsid w:val="00A757F7"/>
    <w:rsid w:val="00A76C0B"/>
    <w:rsid w:val="00A76F31"/>
    <w:rsid w:val="00A82E20"/>
    <w:rsid w:val="00A8784E"/>
    <w:rsid w:val="00A90A9B"/>
    <w:rsid w:val="00A917FA"/>
    <w:rsid w:val="00A93EE8"/>
    <w:rsid w:val="00AA1691"/>
    <w:rsid w:val="00AA1DFE"/>
    <w:rsid w:val="00AA27CF"/>
    <w:rsid w:val="00AA4934"/>
    <w:rsid w:val="00AA576A"/>
    <w:rsid w:val="00AA6F07"/>
    <w:rsid w:val="00AB22E8"/>
    <w:rsid w:val="00AD2DAA"/>
    <w:rsid w:val="00AD42C4"/>
    <w:rsid w:val="00AD68DA"/>
    <w:rsid w:val="00AD7EDE"/>
    <w:rsid w:val="00AF235D"/>
    <w:rsid w:val="00AF3679"/>
    <w:rsid w:val="00AF5140"/>
    <w:rsid w:val="00B00437"/>
    <w:rsid w:val="00B02E84"/>
    <w:rsid w:val="00B03242"/>
    <w:rsid w:val="00B07EB3"/>
    <w:rsid w:val="00B10310"/>
    <w:rsid w:val="00B11033"/>
    <w:rsid w:val="00B15F94"/>
    <w:rsid w:val="00B16869"/>
    <w:rsid w:val="00B23468"/>
    <w:rsid w:val="00B27ADB"/>
    <w:rsid w:val="00B33B2C"/>
    <w:rsid w:val="00B350B9"/>
    <w:rsid w:val="00B3650A"/>
    <w:rsid w:val="00B36D3C"/>
    <w:rsid w:val="00B45F7C"/>
    <w:rsid w:val="00B475FE"/>
    <w:rsid w:val="00B50F24"/>
    <w:rsid w:val="00B55253"/>
    <w:rsid w:val="00B60DC6"/>
    <w:rsid w:val="00B63EAC"/>
    <w:rsid w:val="00B64EAA"/>
    <w:rsid w:val="00B64F1B"/>
    <w:rsid w:val="00B67D4B"/>
    <w:rsid w:val="00B732E3"/>
    <w:rsid w:val="00B74BC4"/>
    <w:rsid w:val="00B74C35"/>
    <w:rsid w:val="00B758E1"/>
    <w:rsid w:val="00B80E81"/>
    <w:rsid w:val="00B812A7"/>
    <w:rsid w:val="00B83ED0"/>
    <w:rsid w:val="00B932E4"/>
    <w:rsid w:val="00B93954"/>
    <w:rsid w:val="00B943DC"/>
    <w:rsid w:val="00B94DD9"/>
    <w:rsid w:val="00B95A41"/>
    <w:rsid w:val="00BA07AA"/>
    <w:rsid w:val="00BA2E2D"/>
    <w:rsid w:val="00BB0B54"/>
    <w:rsid w:val="00BB1416"/>
    <w:rsid w:val="00BB15ED"/>
    <w:rsid w:val="00BB164C"/>
    <w:rsid w:val="00BB4108"/>
    <w:rsid w:val="00BB53FD"/>
    <w:rsid w:val="00BB5AA8"/>
    <w:rsid w:val="00BB625D"/>
    <w:rsid w:val="00BC0A18"/>
    <w:rsid w:val="00BC0BB1"/>
    <w:rsid w:val="00BC1013"/>
    <w:rsid w:val="00BC501D"/>
    <w:rsid w:val="00BD1184"/>
    <w:rsid w:val="00BD4E57"/>
    <w:rsid w:val="00BD6743"/>
    <w:rsid w:val="00BE2712"/>
    <w:rsid w:val="00BE360C"/>
    <w:rsid w:val="00BE6ED5"/>
    <w:rsid w:val="00BF1CB4"/>
    <w:rsid w:val="00BF34FF"/>
    <w:rsid w:val="00BF3A01"/>
    <w:rsid w:val="00BF3DF5"/>
    <w:rsid w:val="00BF54FC"/>
    <w:rsid w:val="00C05F6B"/>
    <w:rsid w:val="00C078AC"/>
    <w:rsid w:val="00C12359"/>
    <w:rsid w:val="00C15B23"/>
    <w:rsid w:val="00C257E1"/>
    <w:rsid w:val="00C32226"/>
    <w:rsid w:val="00C33113"/>
    <w:rsid w:val="00C400AD"/>
    <w:rsid w:val="00C4595A"/>
    <w:rsid w:val="00C47652"/>
    <w:rsid w:val="00C524A3"/>
    <w:rsid w:val="00C5536B"/>
    <w:rsid w:val="00C5587B"/>
    <w:rsid w:val="00C56B9A"/>
    <w:rsid w:val="00C61A97"/>
    <w:rsid w:val="00C71647"/>
    <w:rsid w:val="00C72AE2"/>
    <w:rsid w:val="00C73D49"/>
    <w:rsid w:val="00C75913"/>
    <w:rsid w:val="00C77905"/>
    <w:rsid w:val="00C821BA"/>
    <w:rsid w:val="00C85B26"/>
    <w:rsid w:val="00C87337"/>
    <w:rsid w:val="00C92802"/>
    <w:rsid w:val="00C979EE"/>
    <w:rsid w:val="00CA2456"/>
    <w:rsid w:val="00CA591B"/>
    <w:rsid w:val="00CB15C6"/>
    <w:rsid w:val="00CB205C"/>
    <w:rsid w:val="00CB3DB5"/>
    <w:rsid w:val="00CB48F2"/>
    <w:rsid w:val="00CB60F0"/>
    <w:rsid w:val="00CB6DF2"/>
    <w:rsid w:val="00CB781C"/>
    <w:rsid w:val="00CC27B5"/>
    <w:rsid w:val="00CC4486"/>
    <w:rsid w:val="00CC5448"/>
    <w:rsid w:val="00CD0E14"/>
    <w:rsid w:val="00CD23A8"/>
    <w:rsid w:val="00CD2E65"/>
    <w:rsid w:val="00CD41B4"/>
    <w:rsid w:val="00CD4D87"/>
    <w:rsid w:val="00CE45CF"/>
    <w:rsid w:val="00CE519E"/>
    <w:rsid w:val="00CE7536"/>
    <w:rsid w:val="00CF2DD8"/>
    <w:rsid w:val="00D0007B"/>
    <w:rsid w:val="00D03756"/>
    <w:rsid w:val="00D03A4E"/>
    <w:rsid w:val="00D0404F"/>
    <w:rsid w:val="00D10C99"/>
    <w:rsid w:val="00D12C5C"/>
    <w:rsid w:val="00D13D1B"/>
    <w:rsid w:val="00D13E5C"/>
    <w:rsid w:val="00D16AC2"/>
    <w:rsid w:val="00D16D07"/>
    <w:rsid w:val="00D21763"/>
    <w:rsid w:val="00D34F42"/>
    <w:rsid w:val="00D35BEA"/>
    <w:rsid w:val="00D42193"/>
    <w:rsid w:val="00D4346D"/>
    <w:rsid w:val="00D46907"/>
    <w:rsid w:val="00D62CBF"/>
    <w:rsid w:val="00D639CF"/>
    <w:rsid w:val="00D66482"/>
    <w:rsid w:val="00D75E40"/>
    <w:rsid w:val="00D764FE"/>
    <w:rsid w:val="00D76A6D"/>
    <w:rsid w:val="00D7773C"/>
    <w:rsid w:val="00D86398"/>
    <w:rsid w:val="00D868E8"/>
    <w:rsid w:val="00D90882"/>
    <w:rsid w:val="00D92311"/>
    <w:rsid w:val="00D93D0A"/>
    <w:rsid w:val="00D95B6B"/>
    <w:rsid w:val="00DA01E7"/>
    <w:rsid w:val="00DA1B91"/>
    <w:rsid w:val="00DA3160"/>
    <w:rsid w:val="00DA659D"/>
    <w:rsid w:val="00DB04F0"/>
    <w:rsid w:val="00DB1B3A"/>
    <w:rsid w:val="00DB452B"/>
    <w:rsid w:val="00DB53B1"/>
    <w:rsid w:val="00DC1EC8"/>
    <w:rsid w:val="00DC5381"/>
    <w:rsid w:val="00DC7082"/>
    <w:rsid w:val="00DD65F9"/>
    <w:rsid w:val="00DD7A66"/>
    <w:rsid w:val="00DE1844"/>
    <w:rsid w:val="00DE5180"/>
    <w:rsid w:val="00DF52D3"/>
    <w:rsid w:val="00DF7D46"/>
    <w:rsid w:val="00E06E42"/>
    <w:rsid w:val="00E10FFE"/>
    <w:rsid w:val="00E14875"/>
    <w:rsid w:val="00E15BD2"/>
    <w:rsid w:val="00E2531D"/>
    <w:rsid w:val="00E30606"/>
    <w:rsid w:val="00E32AA1"/>
    <w:rsid w:val="00E346B8"/>
    <w:rsid w:val="00E34997"/>
    <w:rsid w:val="00E3509D"/>
    <w:rsid w:val="00E374DD"/>
    <w:rsid w:val="00E4107B"/>
    <w:rsid w:val="00E42C36"/>
    <w:rsid w:val="00E50309"/>
    <w:rsid w:val="00E50B3D"/>
    <w:rsid w:val="00E550EE"/>
    <w:rsid w:val="00E5647D"/>
    <w:rsid w:val="00E56528"/>
    <w:rsid w:val="00E579FA"/>
    <w:rsid w:val="00E60586"/>
    <w:rsid w:val="00E6091E"/>
    <w:rsid w:val="00E61375"/>
    <w:rsid w:val="00E61D19"/>
    <w:rsid w:val="00E62D56"/>
    <w:rsid w:val="00E65D79"/>
    <w:rsid w:val="00E66AD0"/>
    <w:rsid w:val="00E671FB"/>
    <w:rsid w:val="00E70F6B"/>
    <w:rsid w:val="00E7607D"/>
    <w:rsid w:val="00E76323"/>
    <w:rsid w:val="00E80208"/>
    <w:rsid w:val="00E819BC"/>
    <w:rsid w:val="00E845D8"/>
    <w:rsid w:val="00E8521E"/>
    <w:rsid w:val="00E86911"/>
    <w:rsid w:val="00E93F60"/>
    <w:rsid w:val="00E95574"/>
    <w:rsid w:val="00E97966"/>
    <w:rsid w:val="00EA2072"/>
    <w:rsid w:val="00EA34E9"/>
    <w:rsid w:val="00EA4979"/>
    <w:rsid w:val="00EC21BB"/>
    <w:rsid w:val="00EC2C01"/>
    <w:rsid w:val="00EC6B63"/>
    <w:rsid w:val="00ED0A34"/>
    <w:rsid w:val="00ED13F3"/>
    <w:rsid w:val="00ED1A67"/>
    <w:rsid w:val="00ED2C90"/>
    <w:rsid w:val="00ED5FAC"/>
    <w:rsid w:val="00EF20AB"/>
    <w:rsid w:val="00F0003D"/>
    <w:rsid w:val="00F05841"/>
    <w:rsid w:val="00F06BB8"/>
    <w:rsid w:val="00F11E66"/>
    <w:rsid w:val="00F1616C"/>
    <w:rsid w:val="00F17909"/>
    <w:rsid w:val="00F221B9"/>
    <w:rsid w:val="00F46BEE"/>
    <w:rsid w:val="00F548D8"/>
    <w:rsid w:val="00F54E7A"/>
    <w:rsid w:val="00F57C06"/>
    <w:rsid w:val="00F60C49"/>
    <w:rsid w:val="00F60CDF"/>
    <w:rsid w:val="00F63FFB"/>
    <w:rsid w:val="00F64D4C"/>
    <w:rsid w:val="00F66162"/>
    <w:rsid w:val="00F746C3"/>
    <w:rsid w:val="00F74CF9"/>
    <w:rsid w:val="00F83BEE"/>
    <w:rsid w:val="00F86F91"/>
    <w:rsid w:val="00F961BD"/>
    <w:rsid w:val="00FA1F87"/>
    <w:rsid w:val="00FA4974"/>
    <w:rsid w:val="00FA5E18"/>
    <w:rsid w:val="00FA77B1"/>
    <w:rsid w:val="00FA7ADF"/>
    <w:rsid w:val="00FB2001"/>
    <w:rsid w:val="00FC1335"/>
    <w:rsid w:val="00FC55F0"/>
    <w:rsid w:val="00FD2995"/>
    <w:rsid w:val="00FE19AE"/>
    <w:rsid w:val="00FE2398"/>
    <w:rsid w:val="00FE4E1E"/>
    <w:rsid w:val="00FE5062"/>
    <w:rsid w:val="00FE7D13"/>
    <w:rsid w:val="00FF0FDF"/>
    <w:rsid w:val="00FF10E6"/>
    <w:rsid w:val="00FF445F"/>
    <w:rsid w:val="00FF5D60"/>
    <w:rsid w:val="00FF6A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Address"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5DA"/>
    <w:rPr>
      <w:rFonts w:eastAsia="Times New Roman"/>
      <w:sz w:val="22"/>
    </w:rPr>
  </w:style>
  <w:style w:type="paragraph" w:styleId="Heading1">
    <w:name w:val="heading 1"/>
    <w:basedOn w:val="Normal"/>
    <w:next w:val="Normal"/>
    <w:qFormat/>
    <w:rsid w:val="001505DA"/>
    <w:pPr>
      <w:keepNext/>
      <w:numPr>
        <w:numId w:val="2"/>
      </w:numPr>
      <w:spacing w:before="240" w:after="60"/>
      <w:outlineLvl w:val="0"/>
    </w:pPr>
    <w:rPr>
      <w:rFonts w:ascii="Helvetica" w:hAnsi="Helvetica"/>
      <w:b/>
      <w:kern w:val="28"/>
      <w:sz w:val="28"/>
    </w:rPr>
  </w:style>
  <w:style w:type="paragraph" w:styleId="Heading2">
    <w:name w:val="heading 2"/>
    <w:basedOn w:val="Normal"/>
    <w:next w:val="Normal"/>
    <w:qFormat/>
    <w:rsid w:val="001505DA"/>
    <w:pPr>
      <w:keepNext/>
      <w:numPr>
        <w:ilvl w:val="1"/>
        <w:numId w:val="2"/>
      </w:numPr>
      <w:spacing w:before="240" w:after="60"/>
      <w:outlineLvl w:val="1"/>
    </w:pPr>
    <w:rPr>
      <w:rFonts w:ascii="Helvetica" w:hAnsi="Helvetica"/>
      <w:b/>
      <w:i/>
    </w:rPr>
  </w:style>
  <w:style w:type="paragraph" w:styleId="Heading3">
    <w:name w:val="heading 3"/>
    <w:basedOn w:val="Normal"/>
    <w:next w:val="Normal"/>
    <w:qFormat/>
    <w:rsid w:val="001505DA"/>
    <w:pPr>
      <w:keepNext/>
      <w:numPr>
        <w:ilvl w:val="2"/>
        <w:numId w:val="2"/>
      </w:numPr>
      <w:spacing w:before="240" w:after="60"/>
      <w:outlineLvl w:val="2"/>
    </w:pPr>
    <w:rPr>
      <w:rFonts w:ascii="Helvetica" w:hAnsi="Helvetica"/>
    </w:rPr>
  </w:style>
  <w:style w:type="paragraph" w:styleId="Heading4">
    <w:name w:val="heading 4"/>
    <w:basedOn w:val="Normal"/>
    <w:next w:val="Normal"/>
    <w:qFormat/>
    <w:rsid w:val="001505DA"/>
    <w:pPr>
      <w:keepNext/>
      <w:numPr>
        <w:ilvl w:val="3"/>
        <w:numId w:val="2"/>
      </w:numPr>
      <w:spacing w:before="240" w:after="60"/>
      <w:outlineLvl w:val="3"/>
    </w:pPr>
    <w:rPr>
      <w:b/>
      <w:sz w:val="28"/>
    </w:rPr>
  </w:style>
  <w:style w:type="paragraph" w:styleId="Heading5">
    <w:name w:val="heading 5"/>
    <w:basedOn w:val="Normal"/>
    <w:next w:val="Normal"/>
    <w:qFormat/>
    <w:rsid w:val="001505DA"/>
    <w:pPr>
      <w:numPr>
        <w:ilvl w:val="4"/>
        <w:numId w:val="2"/>
      </w:numPr>
      <w:spacing w:before="240" w:after="60"/>
      <w:outlineLvl w:val="4"/>
    </w:pPr>
    <w:rPr>
      <w:b/>
      <w:i/>
      <w:sz w:val="26"/>
    </w:rPr>
  </w:style>
  <w:style w:type="paragraph" w:styleId="Heading6">
    <w:name w:val="heading 6"/>
    <w:basedOn w:val="Normal"/>
    <w:next w:val="Normal"/>
    <w:qFormat/>
    <w:rsid w:val="001505DA"/>
    <w:pPr>
      <w:numPr>
        <w:ilvl w:val="5"/>
        <w:numId w:val="2"/>
      </w:numPr>
      <w:spacing w:before="240" w:after="60"/>
      <w:outlineLvl w:val="5"/>
    </w:pPr>
    <w:rPr>
      <w:b/>
    </w:rPr>
  </w:style>
  <w:style w:type="paragraph" w:styleId="Heading7">
    <w:name w:val="heading 7"/>
    <w:basedOn w:val="Normal"/>
    <w:next w:val="Normal"/>
    <w:qFormat/>
    <w:rsid w:val="001505DA"/>
    <w:pPr>
      <w:numPr>
        <w:ilvl w:val="6"/>
        <w:numId w:val="2"/>
      </w:numPr>
      <w:spacing w:before="240" w:after="60"/>
      <w:outlineLvl w:val="6"/>
    </w:pPr>
  </w:style>
  <w:style w:type="paragraph" w:styleId="Heading8">
    <w:name w:val="heading 8"/>
    <w:basedOn w:val="Normal"/>
    <w:next w:val="Normal"/>
    <w:qFormat/>
    <w:rsid w:val="001505DA"/>
    <w:pPr>
      <w:numPr>
        <w:ilvl w:val="7"/>
        <w:numId w:val="2"/>
      </w:numPr>
      <w:spacing w:before="240" w:after="60"/>
      <w:outlineLvl w:val="7"/>
    </w:pPr>
    <w:rPr>
      <w:i/>
    </w:rPr>
  </w:style>
  <w:style w:type="paragraph" w:styleId="Heading9">
    <w:name w:val="heading 9"/>
    <w:basedOn w:val="Normal"/>
    <w:next w:val="Normal"/>
    <w:qFormat/>
    <w:rsid w:val="001505DA"/>
    <w:pPr>
      <w:numPr>
        <w:ilvl w:val="8"/>
        <w:numId w:val="2"/>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ovTitle">
    <w:name w:val="jovTitle"/>
    <w:basedOn w:val="Normal"/>
    <w:rsid w:val="001505DA"/>
    <w:pPr>
      <w:widowControl w:val="0"/>
      <w:spacing w:before="240" w:after="240"/>
    </w:pPr>
    <w:rPr>
      <w:rFonts w:ascii="Helvetica" w:hAnsi="Helvetica"/>
      <w:b/>
      <w:sz w:val="40"/>
    </w:rPr>
  </w:style>
  <w:style w:type="paragraph" w:customStyle="1" w:styleId="jovHomeIcon">
    <w:name w:val="jovHomeIcon"/>
    <w:basedOn w:val="Normal"/>
    <w:rsid w:val="001505DA"/>
    <w:pPr>
      <w:jc w:val="right"/>
    </w:pPr>
    <w:rPr>
      <w:rFonts w:ascii="Helvetica" w:hAnsi="Helvetica"/>
    </w:rPr>
  </w:style>
  <w:style w:type="character" w:styleId="Hyperlink">
    <w:name w:val="Hyperlink"/>
    <w:basedOn w:val="DefaultParagraphFont"/>
    <w:rsid w:val="001505DA"/>
    <w:rPr>
      <w:color w:val="0000FF"/>
    </w:rPr>
  </w:style>
  <w:style w:type="paragraph" w:customStyle="1" w:styleId="jovHeading1">
    <w:name w:val="jovHeading1"/>
    <w:basedOn w:val="Heading1"/>
    <w:rsid w:val="001505DA"/>
    <w:pPr>
      <w:numPr>
        <w:numId w:val="0"/>
      </w:numPr>
      <w:pBdr>
        <w:top w:val="single" w:sz="2" w:space="1" w:color="808080"/>
      </w:pBdr>
      <w:shd w:val="solid" w:color="6699FF" w:fill="6699FF"/>
      <w:autoSpaceDE w:val="0"/>
      <w:autoSpaceDN w:val="0"/>
      <w:spacing w:after="120"/>
      <w:ind w:firstLine="43"/>
    </w:pPr>
    <w:rPr>
      <w:color w:val="FFFFFF"/>
      <w:sz w:val="32"/>
    </w:rPr>
  </w:style>
  <w:style w:type="character" w:customStyle="1" w:styleId="jovAffiliation">
    <w:name w:val="jovAffiliation"/>
    <w:basedOn w:val="DefaultParagraphFont"/>
    <w:rsid w:val="001505DA"/>
    <w:rPr>
      <w:rFonts w:ascii="Helvetica" w:hAnsi="Helvetica"/>
      <w:sz w:val="22"/>
    </w:rPr>
  </w:style>
  <w:style w:type="paragraph" w:customStyle="1" w:styleId="jovHeading2">
    <w:name w:val="jovHeading2"/>
    <w:basedOn w:val="Heading2"/>
    <w:autoRedefine/>
    <w:qFormat/>
    <w:rsid w:val="00FC1335"/>
    <w:pPr>
      <w:numPr>
        <w:ilvl w:val="0"/>
        <w:numId w:val="0"/>
      </w:numPr>
    </w:pPr>
    <w:rPr>
      <w:rFonts w:eastAsia="MS Mincho"/>
      <w:i w:val="0"/>
      <w:sz w:val="24"/>
    </w:rPr>
  </w:style>
  <w:style w:type="paragraph" w:customStyle="1" w:styleId="jovHeader">
    <w:name w:val="jovHeader"/>
    <w:basedOn w:val="Normal"/>
    <w:rsid w:val="001505DA"/>
    <w:pPr>
      <w:tabs>
        <w:tab w:val="right" w:pos="10800"/>
      </w:tabs>
      <w:ind w:right="-144"/>
    </w:pPr>
    <w:rPr>
      <w:rFonts w:ascii="Arial Narrow" w:hAnsi="Arial Narrow"/>
      <w:sz w:val="18"/>
    </w:rPr>
  </w:style>
  <w:style w:type="paragraph" w:customStyle="1" w:styleId="jovCaption">
    <w:name w:val="jovCaption"/>
    <w:basedOn w:val="Normal"/>
    <w:rsid w:val="007945AC"/>
    <w:pPr>
      <w:keepLines/>
      <w:spacing w:before="120" w:after="120" w:line="240" w:lineRule="exact"/>
      <w:jc w:val="both"/>
    </w:pPr>
    <w:rPr>
      <w:rFonts w:ascii="Arial" w:hAnsi="Arial"/>
      <w:sz w:val="18"/>
    </w:rPr>
  </w:style>
  <w:style w:type="paragraph" w:customStyle="1" w:styleId="jovHeading3">
    <w:name w:val="jovHeading3"/>
    <w:basedOn w:val="Heading3"/>
    <w:rsid w:val="001505DA"/>
    <w:pPr>
      <w:numPr>
        <w:ilvl w:val="0"/>
        <w:numId w:val="0"/>
      </w:numPr>
      <w:spacing w:before="120"/>
    </w:pPr>
    <w:rPr>
      <w:rFonts w:eastAsia="MS Mincho"/>
      <w:b/>
      <w:i/>
      <w:sz w:val="20"/>
    </w:rPr>
  </w:style>
  <w:style w:type="paragraph" w:customStyle="1" w:styleId="jovEquation">
    <w:name w:val="jovEquation"/>
    <w:basedOn w:val="Normal"/>
    <w:rsid w:val="001505DA"/>
    <w:pPr>
      <w:tabs>
        <w:tab w:val="right" w:pos="5040"/>
      </w:tabs>
      <w:spacing w:before="120" w:after="120"/>
      <w:ind w:firstLine="360"/>
    </w:pPr>
  </w:style>
  <w:style w:type="paragraph" w:customStyle="1" w:styleId="jovTable">
    <w:name w:val="jovTable"/>
    <w:basedOn w:val="Normal"/>
    <w:rsid w:val="001505DA"/>
    <w:pPr>
      <w:keepNext/>
      <w:keepLines/>
      <w:widowControl w:val="0"/>
      <w:autoSpaceDE w:val="0"/>
      <w:autoSpaceDN w:val="0"/>
      <w:adjustRightInd w:val="0"/>
    </w:pPr>
    <w:rPr>
      <w:rFonts w:ascii="Helvetica" w:hAnsi="Helvetica"/>
      <w:color w:val="000000"/>
      <w:sz w:val="18"/>
    </w:rPr>
  </w:style>
  <w:style w:type="paragraph" w:customStyle="1" w:styleId="jovAbstract">
    <w:name w:val="jovAbstract"/>
    <w:basedOn w:val="Normal"/>
    <w:rsid w:val="001505DA"/>
    <w:pPr>
      <w:keepLines/>
      <w:suppressAutoHyphens/>
      <w:spacing w:before="120" w:after="120"/>
      <w:jc w:val="both"/>
    </w:pPr>
    <w:rPr>
      <w:rFonts w:ascii="Helvetica" w:hAnsi="Helvetica"/>
      <w:sz w:val="20"/>
    </w:rPr>
  </w:style>
  <w:style w:type="paragraph" w:customStyle="1" w:styleId="jovReference">
    <w:name w:val="jovReference"/>
    <w:basedOn w:val="Normal"/>
    <w:rsid w:val="001505DA"/>
    <w:pPr>
      <w:keepLines/>
      <w:spacing w:before="80" w:line="240" w:lineRule="exact"/>
      <w:ind w:left="432" w:hanging="432"/>
      <w:jc w:val="both"/>
    </w:pPr>
    <w:rPr>
      <w:rFonts w:ascii="Goudy Old Style" w:hAnsi="Goudy Old Style"/>
    </w:rPr>
  </w:style>
  <w:style w:type="paragraph" w:customStyle="1" w:styleId="jovBodyText">
    <w:name w:val="jovBodyText"/>
    <w:basedOn w:val="Normal"/>
    <w:rsid w:val="001505DA"/>
    <w:pPr>
      <w:tabs>
        <w:tab w:val="right" w:pos="10800"/>
      </w:tabs>
      <w:autoSpaceDE w:val="0"/>
      <w:autoSpaceDN w:val="0"/>
      <w:spacing w:line="240" w:lineRule="exact"/>
      <w:ind w:firstLine="360"/>
      <w:jc w:val="both"/>
    </w:pPr>
    <w:rPr>
      <w:rFonts w:ascii="Goudy Old Style" w:hAnsi="Goudy Old Style"/>
    </w:rPr>
  </w:style>
  <w:style w:type="character" w:styleId="FollowedHyperlink">
    <w:name w:val="FollowedHyperlink"/>
    <w:basedOn w:val="DefaultParagraphFont"/>
    <w:rsid w:val="001505DA"/>
    <w:rPr>
      <w:color w:val="0000FF"/>
      <w:u w:val="none"/>
    </w:rPr>
  </w:style>
  <w:style w:type="paragraph" w:customStyle="1" w:styleId="jovBlockText">
    <w:name w:val="jovBlockText"/>
    <w:basedOn w:val="Normal"/>
    <w:autoRedefine/>
    <w:rsid w:val="000B6F1E"/>
    <w:pPr>
      <w:keepNext/>
      <w:keepLines/>
      <w:pBdr>
        <w:top w:val="single" w:sz="4" w:space="2" w:color="auto"/>
        <w:left w:val="single" w:sz="4" w:space="4" w:color="auto"/>
        <w:bottom w:val="single" w:sz="4" w:space="1" w:color="auto"/>
        <w:right w:val="single" w:sz="4" w:space="4" w:color="auto"/>
      </w:pBdr>
    </w:pPr>
    <w:rPr>
      <w:rFonts w:ascii="Courier" w:eastAsia="MS Mincho" w:hAnsi="Courier"/>
      <w:sz w:val="18"/>
    </w:rPr>
  </w:style>
  <w:style w:type="paragraph" w:styleId="Footer">
    <w:name w:val="footer"/>
    <w:basedOn w:val="Normal"/>
    <w:rsid w:val="001505DA"/>
    <w:pPr>
      <w:tabs>
        <w:tab w:val="center" w:pos="4320"/>
        <w:tab w:val="right" w:pos="8640"/>
      </w:tabs>
    </w:pPr>
  </w:style>
  <w:style w:type="paragraph" w:styleId="Header">
    <w:name w:val="header"/>
    <w:basedOn w:val="Normal"/>
    <w:rsid w:val="001505DA"/>
    <w:pPr>
      <w:tabs>
        <w:tab w:val="center" w:pos="4320"/>
        <w:tab w:val="right" w:pos="8640"/>
      </w:tabs>
    </w:pPr>
  </w:style>
  <w:style w:type="paragraph" w:styleId="FootnoteText">
    <w:name w:val="footnote text"/>
    <w:basedOn w:val="Normal"/>
    <w:rsid w:val="001505DA"/>
    <w:rPr>
      <w:sz w:val="24"/>
    </w:rPr>
  </w:style>
  <w:style w:type="character" w:styleId="FootnoteReference">
    <w:name w:val="footnote reference"/>
    <w:basedOn w:val="DefaultParagraphFont"/>
    <w:rsid w:val="001505DA"/>
    <w:rPr>
      <w:vertAlign w:val="superscript"/>
    </w:rPr>
  </w:style>
  <w:style w:type="paragraph" w:customStyle="1" w:styleId="jovFigure">
    <w:name w:val="jovFigure"/>
    <w:basedOn w:val="Normal"/>
    <w:rsid w:val="001505DA"/>
    <w:pPr>
      <w:keepNext/>
      <w:spacing w:before="120" w:after="120"/>
      <w:jc w:val="center"/>
    </w:pPr>
    <w:rPr>
      <w:sz w:val="18"/>
    </w:rPr>
  </w:style>
  <w:style w:type="character" w:customStyle="1" w:styleId="jovHeaderJournalName">
    <w:name w:val="jovHeaderJournalName"/>
    <w:basedOn w:val="DefaultParagraphFont"/>
    <w:rsid w:val="001505DA"/>
    <w:rPr>
      <w:rFonts w:ascii="Arial Narrow" w:hAnsi="Arial Narrow"/>
      <w:i/>
      <w:sz w:val="18"/>
    </w:rPr>
  </w:style>
  <w:style w:type="paragraph" w:styleId="EndnoteText">
    <w:name w:val="endnote text"/>
    <w:basedOn w:val="Normal"/>
    <w:rsid w:val="001505DA"/>
  </w:style>
  <w:style w:type="paragraph" w:customStyle="1" w:styleId="jovFooter">
    <w:name w:val="jovFooter"/>
    <w:basedOn w:val="Footer"/>
    <w:rsid w:val="001505DA"/>
    <w:pPr>
      <w:tabs>
        <w:tab w:val="clear" w:pos="4320"/>
        <w:tab w:val="clear" w:pos="8640"/>
        <w:tab w:val="center" w:pos="5400"/>
        <w:tab w:val="right" w:pos="10800"/>
      </w:tabs>
    </w:pPr>
    <w:rPr>
      <w:rFonts w:ascii="Arial Narrow" w:hAnsi="Arial Narrow"/>
      <w:sz w:val="16"/>
    </w:rPr>
  </w:style>
  <w:style w:type="paragraph" w:customStyle="1" w:styleId="jovNumberedList">
    <w:name w:val="jovNumberedList"/>
    <w:basedOn w:val="Normal"/>
    <w:rsid w:val="001505DA"/>
    <w:pPr>
      <w:numPr>
        <w:numId w:val="1"/>
      </w:numPr>
      <w:spacing w:before="120" w:after="120" w:line="240" w:lineRule="exact"/>
      <w:jc w:val="both"/>
    </w:pPr>
    <w:rPr>
      <w:rFonts w:ascii="Goudy Old Style" w:eastAsia="MS Mincho" w:hAnsi="Goudy Old Style"/>
    </w:rPr>
  </w:style>
  <w:style w:type="paragraph" w:customStyle="1" w:styleId="jovList">
    <w:name w:val="jovList"/>
    <w:basedOn w:val="Normal"/>
    <w:rsid w:val="001505DA"/>
    <w:pPr>
      <w:ind w:left="1296" w:hanging="720"/>
    </w:pPr>
    <w:rPr>
      <w:rFonts w:ascii="Goudy Old Style" w:hAnsi="Goudy Old Style"/>
    </w:rPr>
  </w:style>
  <w:style w:type="paragraph" w:styleId="HTMLAddress">
    <w:name w:val="HTML Address"/>
    <w:basedOn w:val="Normal"/>
    <w:rsid w:val="001505DA"/>
    <w:rPr>
      <w:i/>
    </w:rPr>
  </w:style>
  <w:style w:type="paragraph" w:styleId="HTMLPreformatted">
    <w:name w:val="HTML Preformatted"/>
    <w:basedOn w:val="Normal"/>
    <w:rsid w:val="001505DA"/>
    <w:rPr>
      <w:rFonts w:ascii="Courier New" w:hAnsi="Courier New"/>
      <w:sz w:val="20"/>
    </w:rPr>
  </w:style>
  <w:style w:type="paragraph" w:styleId="PlainText">
    <w:name w:val="Plain Text"/>
    <w:basedOn w:val="Normal"/>
    <w:link w:val="PlainTextChar"/>
    <w:uiPriority w:val="99"/>
    <w:rsid w:val="001505DA"/>
    <w:rPr>
      <w:rFonts w:ascii="Courier New" w:hAnsi="Courier New"/>
      <w:sz w:val="20"/>
    </w:rPr>
  </w:style>
  <w:style w:type="paragraph" w:customStyle="1" w:styleId="jovMailIcon">
    <w:name w:val="jovMailIcon"/>
    <w:basedOn w:val="Normal"/>
    <w:rsid w:val="001505DA"/>
    <w:pPr>
      <w:jc w:val="right"/>
    </w:pPr>
    <w:rPr>
      <w:rFonts w:ascii="Helvetica" w:hAnsi="Helvetica"/>
    </w:rPr>
  </w:style>
  <w:style w:type="character" w:customStyle="1" w:styleId="jovAuthor">
    <w:name w:val="jovAuthor"/>
    <w:basedOn w:val="DefaultParagraphFont"/>
    <w:rsid w:val="001505DA"/>
    <w:rPr>
      <w:rFonts w:ascii="Helvetica" w:hAnsi="Helvetica"/>
      <w:b/>
      <w:sz w:val="32"/>
    </w:rPr>
  </w:style>
  <w:style w:type="paragraph" w:customStyle="1" w:styleId="jovHeader1">
    <w:name w:val="jovHeader1"/>
    <w:basedOn w:val="jovHeader"/>
    <w:rsid w:val="001505DA"/>
    <w:pPr>
      <w:tabs>
        <w:tab w:val="center" w:pos="5400"/>
      </w:tabs>
    </w:pPr>
  </w:style>
  <w:style w:type="paragraph" w:customStyle="1" w:styleId="jovKeywords">
    <w:name w:val="jovKeywords"/>
    <w:basedOn w:val="Normal"/>
    <w:rsid w:val="001505DA"/>
    <w:pPr>
      <w:spacing w:before="120" w:after="240"/>
    </w:pPr>
    <w:rPr>
      <w:rFonts w:ascii="Helvetica" w:hAnsi="Helvetica"/>
      <w:color w:val="000000"/>
      <w:sz w:val="20"/>
    </w:rPr>
  </w:style>
  <w:style w:type="paragraph" w:customStyle="1" w:styleId="jovHeader2">
    <w:name w:val="jovHeader2"/>
    <w:basedOn w:val="jovHeader"/>
    <w:rsid w:val="001505DA"/>
    <w:pPr>
      <w:tabs>
        <w:tab w:val="center" w:pos="5400"/>
      </w:tabs>
    </w:pPr>
  </w:style>
  <w:style w:type="character" w:customStyle="1" w:styleId="jovPageNumber">
    <w:name w:val="jovPageNumber"/>
    <w:basedOn w:val="DefaultParagraphFont"/>
    <w:rsid w:val="001505DA"/>
    <w:rPr>
      <w:rFonts w:ascii="Arial Narrow" w:hAnsi="Arial Narrow"/>
      <w:sz w:val="18"/>
    </w:rPr>
  </w:style>
  <w:style w:type="character" w:customStyle="1" w:styleId="jovHeader1URL">
    <w:name w:val="jovHeader1URL"/>
    <w:basedOn w:val="DefaultParagraphFont"/>
    <w:rsid w:val="001505DA"/>
    <w:rPr>
      <w:rFonts w:ascii="Arial Narrow" w:hAnsi="Arial Narrow"/>
      <w:color w:val="0000FF"/>
      <w:sz w:val="18"/>
    </w:rPr>
  </w:style>
  <w:style w:type="character" w:customStyle="1" w:styleId="jovDOI">
    <w:name w:val="jovDOI"/>
    <w:basedOn w:val="DefaultParagraphFont"/>
    <w:rsid w:val="001505DA"/>
  </w:style>
  <w:style w:type="character" w:customStyle="1" w:styleId="jovPageRange">
    <w:name w:val="jovPageRange"/>
    <w:basedOn w:val="DefaultParagraphFont"/>
    <w:rsid w:val="001505DA"/>
  </w:style>
  <w:style w:type="character" w:customStyle="1" w:styleId="jovHistory">
    <w:name w:val="jovHistory"/>
    <w:basedOn w:val="DefaultParagraphFont"/>
    <w:rsid w:val="001505DA"/>
  </w:style>
  <w:style w:type="paragraph" w:styleId="Caption">
    <w:name w:val="caption"/>
    <w:basedOn w:val="Normal"/>
    <w:next w:val="Normal"/>
    <w:qFormat/>
    <w:rsid w:val="001505DA"/>
    <w:pPr>
      <w:spacing w:before="120" w:after="120"/>
    </w:pPr>
    <w:rPr>
      <w:b/>
    </w:rPr>
  </w:style>
  <w:style w:type="paragraph" w:customStyle="1" w:styleId="jovTableCaption">
    <w:name w:val="jovTableCaption"/>
    <w:basedOn w:val="jovCaption"/>
    <w:rsid w:val="001505DA"/>
    <w:pPr>
      <w:keepNext/>
    </w:pPr>
  </w:style>
  <w:style w:type="character" w:styleId="PageNumber">
    <w:name w:val="page number"/>
    <w:basedOn w:val="DefaultParagraphFont"/>
    <w:rsid w:val="001505DA"/>
  </w:style>
  <w:style w:type="character" w:customStyle="1" w:styleId="jovCitationAuthors">
    <w:name w:val="jovCitationAuthors"/>
    <w:basedOn w:val="DefaultParagraphFont"/>
    <w:rsid w:val="001505DA"/>
    <w:rPr>
      <w:vanish/>
    </w:rPr>
  </w:style>
  <w:style w:type="character" w:customStyle="1" w:styleId="jovHyperlink">
    <w:name w:val="jovHyperlink"/>
    <w:rsid w:val="001505DA"/>
    <w:rPr>
      <w:color w:val="0000FF"/>
    </w:rPr>
  </w:style>
  <w:style w:type="character" w:customStyle="1" w:styleId="MTEquationSection">
    <w:name w:val="MTEquationSection"/>
    <w:basedOn w:val="DefaultParagraphFont"/>
    <w:rsid w:val="001505DA"/>
    <w:rPr>
      <w:vanish/>
      <w:color w:val="FF0000"/>
    </w:rPr>
  </w:style>
  <w:style w:type="character" w:styleId="EndnoteReference">
    <w:name w:val="endnote reference"/>
    <w:basedOn w:val="DefaultParagraphFont"/>
    <w:rsid w:val="001505DA"/>
    <w:rPr>
      <w:vertAlign w:val="superscript"/>
    </w:rPr>
  </w:style>
  <w:style w:type="paragraph" w:customStyle="1" w:styleId="jovBodyTextContinue">
    <w:name w:val="jovBodyTextContinue"/>
    <w:basedOn w:val="jovBodyText"/>
    <w:rsid w:val="001505DA"/>
    <w:pPr>
      <w:ind w:firstLine="0"/>
    </w:pPr>
  </w:style>
  <w:style w:type="character" w:customStyle="1" w:styleId="command">
    <w:name w:val="command"/>
    <w:basedOn w:val="DefaultParagraphFont"/>
    <w:rsid w:val="001505DA"/>
    <w:rPr>
      <w:rFonts w:ascii="Helvetica" w:hAnsi="Helvetica"/>
      <w:sz w:val="20"/>
    </w:rPr>
  </w:style>
  <w:style w:type="character" w:customStyle="1" w:styleId="jovFootnoteNumber">
    <w:name w:val="jovFootnoteNumber"/>
    <w:basedOn w:val="DefaultParagraphFont"/>
    <w:rsid w:val="001505DA"/>
    <w:rPr>
      <w:vertAlign w:val="superscript"/>
    </w:rPr>
  </w:style>
  <w:style w:type="paragraph" w:customStyle="1" w:styleId="jovTableNotes">
    <w:name w:val="jovTableNotes"/>
    <w:basedOn w:val="jovTableCaption"/>
    <w:rsid w:val="001505DA"/>
    <w:pPr>
      <w:keepNext w:val="0"/>
    </w:pPr>
  </w:style>
  <w:style w:type="character" w:styleId="Emphasis">
    <w:name w:val="Emphasis"/>
    <w:basedOn w:val="DefaultParagraphFont"/>
    <w:uiPriority w:val="20"/>
    <w:qFormat/>
    <w:rsid w:val="008F0A31"/>
    <w:rPr>
      <w:i/>
      <w:iCs/>
    </w:rPr>
  </w:style>
  <w:style w:type="character" w:styleId="CommentReference">
    <w:name w:val="annotation reference"/>
    <w:basedOn w:val="DefaultParagraphFont"/>
    <w:uiPriority w:val="99"/>
    <w:semiHidden/>
    <w:unhideWhenUsed/>
    <w:rsid w:val="00ED0A34"/>
    <w:rPr>
      <w:sz w:val="16"/>
      <w:szCs w:val="16"/>
    </w:rPr>
  </w:style>
  <w:style w:type="paragraph" w:styleId="CommentText">
    <w:name w:val="annotation text"/>
    <w:basedOn w:val="Normal"/>
    <w:link w:val="CommentTextChar"/>
    <w:uiPriority w:val="99"/>
    <w:semiHidden/>
    <w:unhideWhenUsed/>
    <w:rsid w:val="00ED0A34"/>
    <w:rPr>
      <w:sz w:val="20"/>
    </w:rPr>
  </w:style>
  <w:style w:type="character" w:customStyle="1" w:styleId="CommentTextChar">
    <w:name w:val="Comment Text Char"/>
    <w:basedOn w:val="DefaultParagraphFont"/>
    <w:link w:val="CommentText"/>
    <w:uiPriority w:val="99"/>
    <w:semiHidden/>
    <w:rsid w:val="00ED0A34"/>
    <w:rPr>
      <w:rFonts w:eastAsia="Times New Roman"/>
    </w:rPr>
  </w:style>
  <w:style w:type="paragraph" w:styleId="CommentSubject">
    <w:name w:val="annotation subject"/>
    <w:basedOn w:val="CommentText"/>
    <w:next w:val="CommentText"/>
    <w:link w:val="CommentSubjectChar"/>
    <w:uiPriority w:val="99"/>
    <w:semiHidden/>
    <w:unhideWhenUsed/>
    <w:rsid w:val="00ED0A34"/>
    <w:rPr>
      <w:b/>
      <w:bCs/>
    </w:rPr>
  </w:style>
  <w:style w:type="character" w:customStyle="1" w:styleId="CommentSubjectChar">
    <w:name w:val="Comment Subject Char"/>
    <w:basedOn w:val="CommentTextChar"/>
    <w:link w:val="CommentSubject"/>
    <w:uiPriority w:val="99"/>
    <w:semiHidden/>
    <w:rsid w:val="00ED0A34"/>
    <w:rPr>
      <w:b/>
      <w:bCs/>
    </w:rPr>
  </w:style>
  <w:style w:type="paragraph" w:styleId="BalloonText">
    <w:name w:val="Balloon Text"/>
    <w:basedOn w:val="Normal"/>
    <w:link w:val="BalloonTextChar"/>
    <w:uiPriority w:val="99"/>
    <w:semiHidden/>
    <w:unhideWhenUsed/>
    <w:rsid w:val="00ED0A34"/>
    <w:rPr>
      <w:rFonts w:ascii="Tahoma" w:hAnsi="Tahoma" w:cs="Tahoma"/>
      <w:sz w:val="16"/>
      <w:szCs w:val="16"/>
    </w:rPr>
  </w:style>
  <w:style w:type="character" w:customStyle="1" w:styleId="BalloonTextChar">
    <w:name w:val="Balloon Text Char"/>
    <w:basedOn w:val="DefaultParagraphFont"/>
    <w:link w:val="BalloonText"/>
    <w:uiPriority w:val="99"/>
    <w:semiHidden/>
    <w:rsid w:val="00ED0A34"/>
    <w:rPr>
      <w:rFonts w:ascii="Tahoma" w:eastAsia="Times New Roman" w:hAnsi="Tahoma" w:cs="Tahoma"/>
      <w:sz w:val="16"/>
      <w:szCs w:val="16"/>
    </w:rPr>
  </w:style>
  <w:style w:type="character" w:customStyle="1" w:styleId="PlainTextChar">
    <w:name w:val="Plain Text Char"/>
    <w:basedOn w:val="DefaultParagraphFont"/>
    <w:link w:val="PlainText"/>
    <w:uiPriority w:val="99"/>
    <w:rsid w:val="00210EB9"/>
    <w:rPr>
      <w:rFonts w:ascii="Courier New" w:eastAsia="Times New Roman" w:hAnsi="Courier New"/>
    </w:rPr>
  </w:style>
  <w:style w:type="table" w:styleId="TableGrid">
    <w:name w:val="Table Grid"/>
    <w:basedOn w:val="TableNormal"/>
    <w:uiPriority w:val="59"/>
    <w:rsid w:val="0047648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7FB7"/>
    <w:rPr>
      <w:color w:val="808080"/>
    </w:rPr>
  </w:style>
  <w:style w:type="paragraph" w:styleId="Revision">
    <w:name w:val="Revision"/>
    <w:hidden/>
    <w:uiPriority w:val="99"/>
    <w:semiHidden/>
    <w:rsid w:val="00962156"/>
    <w:rPr>
      <w:rFonts w:eastAsia="Times New Roman"/>
      <w:sz w:val="22"/>
    </w:rPr>
  </w:style>
</w:styles>
</file>

<file path=word/webSettings.xml><?xml version="1.0" encoding="utf-8"?>
<w:webSettings xmlns:r="http://schemas.openxmlformats.org/officeDocument/2006/relationships" xmlns:w="http://schemas.openxmlformats.org/wordprocessingml/2006/main">
  <w:divs>
    <w:div w:id="133835246">
      <w:bodyDiv w:val="1"/>
      <w:marLeft w:val="0"/>
      <w:marRight w:val="0"/>
      <w:marTop w:val="0"/>
      <w:marBottom w:val="0"/>
      <w:divBdr>
        <w:top w:val="none" w:sz="0" w:space="0" w:color="auto"/>
        <w:left w:val="none" w:sz="0" w:space="0" w:color="auto"/>
        <w:bottom w:val="none" w:sz="0" w:space="0" w:color="auto"/>
        <w:right w:val="none" w:sz="0" w:space="0" w:color="auto"/>
      </w:divBdr>
    </w:div>
    <w:div w:id="164824342">
      <w:bodyDiv w:val="1"/>
      <w:marLeft w:val="0"/>
      <w:marRight w:val="0"/>
      <w:marTop w:val="0"/>
      <w:marBottom w:val="0"/>
      <w:divBdr>
        <w:top w:val="none" w:sz="0" w:space="0" w:color="auto"/>
        <w:left w:val="none" w:sz="0" w:space="0" w:color="auto"/>
        <w:bottom w:val="none" w:sz="0" w:space="0" w:color="auto"/>
        <w:right w:val="none" w:sz="0" w:space="0" w:color="auto"/>
      </w:divBdr>
    </w:div>
    <w:div w:id="226494544">
      <w:bodyDiv w:val="1"/>
      <w:marLeft w:val="0"/>
      <w:marRight w:val="0"/>
      <w:marTop w:val="0"/>
      <w:marBottom w:val="0"/>
      <w:divBdr>
        <w:top w:val="none" w:sz="0" w:space="0" w:color="auto"/>
        <w:left w:val="none" w:sz="0" w:space="0" w:color="auto"/>
        <w:bottom w:val="none" w:sz="0" w:space="0" w:color="auto"/>
        <w:right w:val="none" w:sz="0" w:space="0" w:color="auto"/>
      </w:divBdr>
    </w:div>
    <w:div w:id="318659149">
      <w:bodyDiv w:val="1"/>
      <w:marLeft w:val="0"/>
      <w:marRight w:val="0"/>
      <w:marTop w:val="0"/>
      <w:marBottom w:val="0"/>
      <w:divBdr>
        <w:top w:val="none" w:sz="0" w:space="0" w:color="auto"/>
        <w:left w:val="none" w:sz="0" w:space="0" w:color="auto"/>
        <w:bottom w:val="none" w:sz="0" w:space="0" w:color="auto"/>
        <w:right w:val="none" w:sz="0" w:space="0" w:color="auto"/>
      </w:divBdr>
    </w:div>
    <w:div w:id="370957962">
      <w:bodyDiv w:val="1"/>
      <w:marLeft w:val="0"/>
      <w:marRight w:val="0"/>
      <w:marTop w:val="0"/>
      <w:marBottom w:val="0"/>
      <w:divBdr>
        <w:top w:val="none" w:sz="0" w:space="0" w:color="auto"/>
        <w:left w:val="none" w:sz="0" w:space="0" w:color="auto"/>
        <w:bottom w:val="none" w:sz="0" w:space="0" w:color="auto"/>
        <w:right w:val="none" w:sz="0" w:space="0" w:color="auto"/>
      </w:divBdr>
    </w:div>
    <w:div w:id="866874252">
      <w:bodyDiv w:val="1"/>
      <w:marLeft w:val="0"/>
      <w:marRight w:val="0"/>
      <w:marTop w:val="0"/>
      <w:marBottom w:val="0"/>
      <w:divBdr>
        <w:top w:val="none" w:sz="0" w:space="0" w:color="auto"/>
        <w:left w:val="none" w:sz="0" w:space="0" w:color="auto"/>
        <w:bottom w:val="none" w:sz="0" w:space="0" w:color="auto"/>
        <w:right w:val="none" w:sz="0" w:space="0" w:color="auto"/>
      </w:divBdr>
    </w:div>
    <w:div w:id="1164468226">
      <w:bodyDiv w:val="1"/>
      <w:marLeft w:val="0"/>
      <w:marRight w:val="0"/>
      <w:marTop w:val="0"/>
      <w:marBottom w:val="0"/>
      <w:divBdr>
        <w:top w:val="none" w:sz="0" w:space="0" w:color="auto"/>
        <w:left w:val="none" w:sz="0" w:space="0" w:color="auto"/>
        <w:bottom w:val="none" w:sz="0" w:space="0" w:color="auto"/>
        <w:right w:val="none" w:sz="0" w:space="0" w:color="auto"/>
      </w:divBdr>
    </w:div>
    <w:div w:id="1421637841">
      <w:bodyDiv w:val="1"/>
      <w:marLeft w:val="0"/>
      <w:marRight w:val="0"/>
      <w:marTop w:val="0"/>
      <w:marBottom w:val="0"/>
      <w:divBdr>
        <w:top w:val="none" w:sz="0" w:space="0" w:color="auto"/>
        <w:left w:val="none" w:sz="0" w:space="0" w:color="auto"/>
        <w:bottom w:val="none" w:sz="0" w:space="0" w:color="auto"/>
        <w:right w:val="none" w:sz="0" w:space="0" w:color="auto"/>
      </w:divBdr>
    </w:div>
    <w:div w:id="1453011607">
      <w:bodyDiv w:val="1"/>
      <w:marLeft w:val="0"/>
      <w:marRight w:val="0"/>
      <w:marTop w:val="0"/>
      <w:marBottom w:val="0"/>
      <w:divBdr>
        <w:top w:val="none" w:sz="0" w:space="0" w:color="auto"/>
        <w:left w:val="none" w:sz="0" w:space="0" w:color="auto"/>
        <w:bottom w:val="none" w:sz="0" w:space="0" w:color="auto"/>
        <w:right w:val="none" w:sz="0" w:space="0" w:color="auto"/>
      </w:divBdr>
    </w:div>
    <w:div w:id="171750375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journalofvision.org/info/instructions.pdf" TargetMode="External"/><Relationship Id="rId3" Type="http://schemas.openxmlformats.org/officeDocument/2006/relationships/customXml" Target="../customXml/item2.xml"/><Relationship Id="rId21" Type="http://schemas.openxmlformats.org/officeDocument/2006/relationships/hyperlink" Target="http://www.sourceforge.net/projects/libgaze" TargetMode="External"/><Relationship Id="rId7" Type="http://schemas.openxmlformats.org/officeDocument/2006/relationships/webSettings" Target="webSettings.xml"/><Relationship Id="rId12" Type="http://schemas.openxmlformats.org/officeDocument/2006/relationships/image" Target="media/image2.wmf"/><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image" Target="media/image7.png"/><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mailto:lewis.chuang@tuebingen.mpg.de"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hyperlink" Target="http://manuelita.psych.ucla.edu/~dario"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www.ncbi.nlm.nih.gov/entrez/query.fcgi?cmd=Retrieve&amp;db=PubMed&amp;list_uids=430391&amp;dopt=Abstract"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hyperlink" Target="http://journalofvision.org/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C9913-D8C0-40A2-A57C-2063FA36428B}">
  <ds:schemaRefs>
    <ds:schemaRef ds:uri="http://schemas.openxmlformats.org/officeDocument/2006/bibliography"/>
  </ds:schemaRefs>
</ds:datastoreItem>
</file>

<file path=customXml/itemProps2.xml><?xml version="1.0" encoding="utf-8"?>
<ds:datastoreItem xmlns:ds="http://schemas.openxmlformats.org/officeDocument/2006/customXml" ds:itemID="{5888B242-1DC9-485D-AC1E-FFDDBAD5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1</Pages>
  <Words>7330</Words>
  <Characters>41785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template</vt:lpstr>
    </vt:vector>
  </TitlesOfParts>
  <Company>NASA Ames Research Center</Company>
  <LinksUpToDate>false</LinksUpToDate>
  <CharactersWithSpaces>49017</CharactersWithSpaces>
  <SharedDoc>false</SharedDoc>
  <HLinks>
    <vt:vector size="48" baseType="variant">
      <vt:variant>
        <vt:i4>327683</vt:i4>
      </vt:variant>
      <vt:variant>
        <vt:i4>51</vt:i4>
      </vt:variant>
      <vt:variant>
        <vt:i4>0</vt:i4>
      </vt:variant>
      <vt:variant>
        <vt:i4>5</vt:i4>
      </vt:variant>
      <vt:variant>
        <vt:lpwstr>http://journalofvision.org/2/5/4/</vt:lpwstr>
      </vt:variant>
      <vt:variant>
        <vt:lpwstr/>
      </vt:variant>
      <vt:variant>
        <vt:i4>7667797</vt:i4>
      </vt:variant>
      <vt:variant>
        <vt:i4>48</vt:i4>
      </vt:variant>
      <vt:variant>
        <vt:i4>0</vt:i4>
      </vt:variant>
      <vt:variant>
        <vt:i4>5</vt:i4>
      </vt:variant>
      <vt:variant>
        <vt:lpwstr>http://www.ncbi.nlm.nih.gov/entrez/query.fcgi?cmd=Retrieve&amp;db=PubMed&amp;list_uids=12678654&amp;dopt=Abstract</vt:lpwstr>
      </vt:variant>
      <vt:variant>
        <vt:lpwstr/>
      </vt:variant>
      <vt:variant>
        <vt:i4>4325475</vt:i4>
      </vt:variant>
      <vt:variant>
        <vt:i4>45</vt:i4>
      </vt:variant>
      <vt:variant>
        <vt:i4>0</vt:i4>
      </vt:variant>
      <vt:variant>
        <vt:i4>5</vt:i4>
      </vt:variant>
      <vt:variant>
        <vt:lpwstr>http://www.ncbi.nlm.nih.gov/entrez/query.fcgi?cmd=Retrieve&amp;db=PubMed&amp;list_uids=430391&amp;dopt=Abstract</vt:lpwstr>
      </vt:variant>
      <vt:variant>
        <vt:lpwstr/>
      </vt:variant>
      <vt:variant>
        <vt:i4>458820</vt:i4>
      </vt:variant>
      <vt:variant>
        <vt:i4>42</vt:i4>
      </vt:variant>
      <vt:variant>
        <vt:i4>0</vt:i4>
      </vt:variant>
      <vt:variant>
        <vt:i4>5</vt:i4>
      </vt:variant>
      <vt:variant>
        <vt:lpwstr>http://journalofvision.org/info/instructions.pdf</vt:lpwstr>
      </vt:variant>
      <vt:variant>
        <vt:lpwstr/>
      </vt:variant>
      <vt:variant>
        <vt:i4>7340067</vt:i4>
      </vt:variant>
      <vt:variant>
        <vt:i4>15</vt:i4>
      </vt:variant>
      <vt:variant>
        <vt:i4>0</vt:i4>
      </vt:variant>
      <vt:variant>
        <vt:i4>5</vt:i4>
      </vt:variant>
      <vt:variant>
        <vt:lpwstr>http://www.sourceforge.net/projects/libgaze</vt:lpwstr>
      </vt:variant>
      <vt:variant>
        <vt:lpwstr/>
      </vt:variant>
      <vt:variant>
        <vt:i4>5439594</vt:i4>
      </vt:variant>
      <vt:variant>
        <vt:i4>3</vt:i4>
      </vt:variant>
      <vt:variant>
        <vt:i4>0</vt:i4>
      </vt:variant>
      <vt:variant>
        <vt:i4>5</vt:i4>
      </vt:variant>
      <vt:variant>
        <vt:lpwstr>mailto:jqs@ucla.edu?subject=http://journalofvision.org/3/1/1/</vt:lpwstr>
      </vt:variant>
      <vt:variant>
        <vt:lpwstr/>
      </vt:variant>
      <vt:variant>
        <vt:i4>2162801</vt:i4>
      </vt:variant>
      <vt:variant>
        <vt:i4>0</vt:i4>
      </vt:variant>
      <vt:variant>
        <vt:i4>0</vt:i4>
      </vt:variant>
      <vt:variant>
        <vt:i4>5</vt:i4>
      </vt:variant>
      <vt:variant>
        <vt:lpwstr>http://manuelita.psych.ucla.edu/~dario</vt:lpwstr>
      </vt:variant>
      <vt:variant>
        <vt:lpwstr/>
      </vt:variant>
      <vt:variant>
        <vt:i4>196611</vt:i4>
      </vt:variant>
      <vt:variant>
        <vt:i4>0</vt:i4>
      </vt:variant>
      <vt:variant>
        <vt:i4>0</vt:i4>
      </vt:variant>
      <vt:variant>
        <vt:i4>5</vt:i4>
      </vt:variant>
      <vt:variant>
        <vt:lpwstr>http://journalofvision.org/5/1/1/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Andrew Watson</dc:creator>
  <cp:keywords/>
  <cp:lastModifiedBy>Lewis L Chuang</cp:lastModifiedBy>
  <cp:revision>143</cp:revision>
  <cp:lastPrinted>2009-06-16T07:06:00Z</cp:lastPrinted>
  <dcterms:created xsi:type="dcterms:W3CDTF">2009-01-21T17:29:00Z</dcterms:created>
  <dcterms:modified xsi:type="dcterms:W3CDTF">2009-06-16T11:39:00Z</dcterms:modified>
</cp:coreProperties>
</file>